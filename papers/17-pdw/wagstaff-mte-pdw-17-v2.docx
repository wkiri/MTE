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D5BFA" w14:textId="77777777" w:rsidR="00694048" w:rsidRDefault="00B2623E">
      <w:pPr>
        <w:spacing w:line="240" w:lineRule="atLeast"/>
        <w:jc w:val="both"/>
        <w:rPr>
          <w:sz w:val="20"/>
        </w:rPr>
      </w:pPr>
      <w:r>
        <w:rPr>
          <w:b/>
          <w:sz w:val="20"/>
        </w:rPr>
        <w:t>MARS TARGET ENCYLOPEDIA</w:t>
      </w:r>
      <w:r w:rsidR="00F31017">
        <w:rPr>
          <w:b/>
          <w:sz w:val="20"/>
        </w:rPr>
        <w:t>: INFORMATION EXTRACTION FOR PLANETARY SCIENCE</w:t>
      </w:r>
      <w:r w:rsidR="00694048">
        <w:rPr>
          <w:b/>
          <w:sz w:val="20"/>
        </w:rPr>
        <w:t>.</w:t>
      </w:r>
      <w:r w:rsidR="00694048">
        <w:rPr>
          <w:sz w:val="20"/>
        </w:rPr>
        <w:t xml:space="preserve">  </w:t>
      </w:r>
      <w:r w:rsidR="00E41B4E">
        <w:rPr>
          <w:sz w:val="20"/>
        </w:rPr>
        <w:t>K. L. Wagstaff</w:t>
      </w:r>
      <w:r w:rsidR="00694048">
        <w:rPr>
          <w:sz w:val="20"/>
          <w:vertAlign w:val="superscript"/>
        </w:rPr>
        <w:t>1</w:t>
      </w:r>
      <w:r w:rsidR="00E41B4E">
        <w:rPr>
          <w:sz w:val="20"/>
        </w:rPr>
        <w:t>, R. Francis</w:t>
      </w:r>
      <w:r w:rsidR="00434BDC">
        <w:rPr>
          <w:sz w:val="20"/>
          <w:vertAlign w:val="superscript"/>
        </w:rPr>
        <w:t>1</w:t>
      </w:r>
      <w:r w:rsidR="00E41B4E">
        <w:rPr>
          <w:sz w:val="20"/>
        </w:rPr>
        <w:t>, T. Gowda</w:t>
      </w:r>
      <w:r w:rsidR="00434BDC">
        <w:rPr>
          <w:sz w:val="20"/>
          <w:vertAlign w:val="superscript"/>
        </w:rPr>
        <w:t>1</w:t>
      </w:r>
      <w:r w:rsidR="00E41B4E">
        <w:rPr>
          <w:sz w:val="20"/>
        </w:rPr>
        <w:t>, Y. Lu</w:t>
      </w:r>
      <w:r w:rsidR="00434BDC">
        <w:rPr>
          <w:sz w:val="20"/>
          <w:vertAlign w:val="superscript"/>
        </w:rPr>
        <w:t>1</w:t>
      </w:r>
      <w:r w:rsidR="00E41B4E">
        <w:rPr>
          <w:sz w:val="20"/>
        </w:rPr>
        <w:t xml:space="preserve">, </w:t>
      </w:r>
      <w:r w:rsidR="00434BDC">
        <w:rPr>
          <w:sz w:val="20"/>
        </w:rPr>
        <w:t>E. Riloff</w:t>
      </w:r>
      <w:r w:rsidR="00434BDC">
        <w:rPr>
          <w:sz w:val="20"/>
          <w:vertAlign w:val="superscript"/>
        </w:rPr>
        <w:t>2</w:t>
      </w:r>
      <w:r w:rsidR="00434BDC">
        <w:rPr>
          <w:sz w:val="20"/>
        </w:rPr>
        <w:t xml:space="preserve">, and </w:t>
      </w:r>
      <w:r w:rsidR="00E41B4E">
        <w:rPr>
          <w:sz w:val="20"/>
        </w:rPr>
        <w:t>K. Singh</w:t>
      </w:r>
      <w:r w:rsidR="00434BDC">
        <w:rPr>
          <w:sz w:val="20"/>
          <w:vertAlign w:val="superscript"/>
        </w:rPr>
        <w:t>1</w:t>
      </w:r>
      <w:r w:rsidR="00694048">
        <w:rPr>
          <w:sz w:val="20"/>
        </w:rPr>
        <w:t xml:space="preserve">, </w:t>
      </w:r>
      <w:r w:rsidR="00694048">
        <w:rPr>
          <w:sz w:val="20"/>
          <w:vertAlign w:val="superscript"/>
        </w:rPr>
        <w:t>1</w:t>
      </w:r>
      <w:r w:rsidR="00F31017">
        <w:rPr>
          <w:sz w:val="20"/>
        </w:rPr>
        <w:t>Jet Propulsion Laboratory, California Institute of Technology, 4800 Oak Grove Drive, Pasadena, CA 91109, kiri.wagstaff@jpl.nasa.gov</w:t>
      </w:r>
      <w:r w:rsidR="00694048">
        <w:rPr>
          <w:sz w:val="20"/>
        </w:rPr>
        <w:t xml:space="preserve">, </w:t>
      </w:r>
      <w:r w:rsidR="00694048">
        <w:rPr>
          <w:sz w:val="20"/>
          <w:vertAlign w:val="superscript"/>
        </w:rPr>
        <w:t>2</w:t>
      </w:r>
      <w:r w:rsidR="00F31017">
        <w:rPr>
          <w:sz w:val="20"/>
        </w:rPr>
        <w:t>University of Utah, Salt Lake City, UT</w:t>
      </w:r>
      <w:r w:rsidR="00694048">
        <w:rPr>
          <w:sz w:val="20"/>
        </w:rPr>
        <w:t>.</w:t>
      </w:r>
    </w:p>
    <w:p w14:paraId="5C7E76D0" w14:textId="77777777" w:rsidR="00694048" w:rsidRDefault="00694048">
      <w:pPr>
        <w:spacing w:line="240" w:lineRule="atLeast"/>
        <w:ind w:firstLine="288"/>
        <w:jc w:val="both"/>
        <w:rPr>
          <w:sz w:val="20"/>
        </w:rPr>
      </w:pPr>
    </w:p>
    <w:p w14:paraId="7AA0E01A" w14:textId="0239BCF1" w:rsidR="00694048" w:rsidRDefault="005757DB">
      <w:pPr>
        <w:spacing w:line="240" w:lineRule="atLeast"/>
        <w:ind w:firstLine="288"/>
        <w:jc w:val="both"/>
        <w:rPr>
          <w:sz w:val="20"/>
        </w:rPr>
      </w:pPr>
      <w:ins w:id="0" w:author="Kiri Wagstaff" w:date="2017-03-29T12:32:00Z">
        <w:r>
          <w:rPr>
            <w:noProof/>
          </w:rPr>
          <mc:AlternateContent>
            <mc:Choice Requires="wps">
              <w:drawing>
                <wp:anchor distT="0" distB="0" distL="114300" distR="114300" simplePos="0" relativeHeight="251666432" behindDoc="0" locked="0" layoutInCell="1" allowOverlap="1" wp14:anchorId="7C120E43" wp14:editId="5BBA20B1">
                  <wp:simplePos x="0" y="0"/>
                  <wp:positionH relativeFrom="column">
                    <wp:posOffset>3138170</wp:posOffset>
                  </wp:positionH>
                  <wp:positionV relativeFrom="paragraph">
                    <wp:posOffset>3293745</wp:posOffset>
                  </wp:positionV>
                  <wp:extent cx="2814955" cy="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14955" cy="0"/>
                          </a:xfrm>
                          <a:prstGeom prst="rect">
                            <a:avLst/>
                          </a:prstGeom>
                          <a:solidFill>
                            <a:prstClr val="white"/>
                          </a:solidFill>
                          <a:ln>
                            <a:noFill/>
                          </a:ln>
                          <a:effectLst/>
                        </wps:spPr>
                        <wps:txbx>
                          <w:txbxContent>
                            <w:p w14:paraId="156D422B" w14:textId="2EB807F6" w:rsidR="005757DB" w:rsidRPr="009F14EF" w:rsidRDefault="005757DB" w:rsidP="000A2502">
                              <w:pPr>
                                <w:pStyle w:val="Caption"/>
                                <w:jc w:val="center"/>
                                <w:rPr>
                                  <w:noProof/>
                                  <w:sz w:val="20"/>
                                  <w:szCs w:val="20"/>
                                </w:rPr>
                              </w:pPr>
                              <w:ins w:id="1" w:author="Kiri Wagstaff" w:date="2017-03-29T12:32:00Z">
                                <w:r>
                                  <w:t>Figure 2. MTE entry for the Dillinger target, with citations.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20E43" id="_x0000_t202" coordsize="21600,21600" o:spt="202" path="m0,0l0,21600,21600,21600,21600,0xe">
                  <v:stroke joinstyle="miter"/>
                  <v:path gradientshapeok="t" o:connecttype="rect"/>
                </v:shapetype>
                <v:shape id="Text Box 8" o:spid="_x0000_s1026" type="#_x0000_t202" style="position:absolute;left:0;text-align:left;margin-left:247.1pt;margin-top:259.35pt;width:221.65pt;height:0;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" stroked="f">
                  <v:textbox style="mso-fit-shape-to-text:t" inset="0,0,0,0">
                    <w:txbxContent>
                      <w:p w14:paraId="156D422B" w14:textId="2EB807F6" w:rsidR="005757DB" w:rsidRPr="009F14EF" w:rsidRDefault="005757DB" w:rsidP="000A2502">
                        <w:pPr>
                          <w:pStyle w:val="Caption"/>
                          <w:jc w:val="center"/>
                          <w:rPr>
                            <w:noProof/>
                            <w:sz w:val="20"/>
                            <w:szCs w:val="20"/>
                          </w:rPr>
                        </w:pPr>
                        <w:ins w:id="2" w:author="Kiri Wagstaff" w:date="2017-03-29T12:32:00Z">
                          <w:r>
                            <w:t>Figure 2. MTE entry for the Dillinger target, with citations.</w:t>
                          </w:r>
                        </w:ins>
                      </w:p>
                    </w:txbxContent>
                  </v:textbox>
                  <w10:wrap type="square"/>
                </v:shape>
              </w:pict>
            </mc:Fallback>
          </mc:AlternateContent>
        </w:r>
        <w:r>
          <w:rPr>
            <w:noProof/>
            <w:sz w:val="20"/>
          </w:rPr>
          <w:drawing>
            <wp:anchor distT="0" distB="0" distL="114300" distR="114300" simplePos="0" relativeHeight="251664384" behindDoc="0" locked="0" layoutInCell="1" allowOverlap="1" wp14:anchorId="1ABCD0E5" wp14:editId="6829E1B7">
              <wp:simplePos x="0" y="0"/>
              <wp:positionH relativeFrom="column">
                <wp:posOffset>3138170</wp:posOffset>
              </wp:positionH>
              <wp:positionV relativeFrom="paragraph">
                <wp:posOffset>154940</wp:posOffset>
              </wp:positionV>
              <wp:extent cx="2814955" cy="3081655"/>
              <wp:effectExtent l="25400" t="25400" r="29845" b="17145"/>
              <wp:wrapSquare wrapText="bothSides"/>
              <wp:docPr id="7" name="Picture 7" descr="fig/mte-dilli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mte-dilling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4955" cy="30816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ins>
    </w:p>
    <w:p w14:paraId="08C23DC9" w14:textId="77777777" w:rsidR="00694048" w:rsidRDefault="00694048">
      <w:pPr>
        <w:spacing w:line="240" w:lineRule="atLeast"/>
        <w:ind w:firstLine="288"/>
        <w:jc w:val="both"/>
        <w:rPr>
          <w:sz w:val="20"/>
        </w:rPr>
        <w:sectPr w:rsidR="00694048">
          <w:headerReference w:type="even" r:id="rId8"/>
          <w:footerReference w:type="even" r:id="rId9"/>
          <w:pgSz w:w="12240" w:h="15840" w:code="1"/>
          <w:pgMar w:top="1440" w:right="1440" w:bottom="1440" w:left="1440" w:header="720" w:footer="720" w:gutter="0"/>
          <w:cols w:space="720"/>
        </w:sectPr>
      </w:pPr>
    </w:p>
    <w:p w14:paraId="1EC8F0B5" w14:textId="34F5E71F" w:rsidR="002D3571" w:rsidRDefault="00694048">
      <w:pPr>
        <w:spacing w:line="240" w:lineRule="atLeast"/>
        <w:ind w:firstLine="288"/>
        <w:jc w:val="both"/>
        <w:rPr>
          <w:sz w:val="20"/>
        </w:rPr>
      </w:pPr>
      <w:r>
        <w:rPr>
          <w:b/>
          <w:sz w:val="20"/>
        </w:rPr>
        <w:lastRenderedPageBreak/>
        <w:t>Introduction:</w:t>
      </w:r>
      <w:r>
        <w:rPr>
          <w:sz w:val="20"/>
        </w:rPr>
        <w:t xml:space="preserve">  </w:t>
      </w:r>
      <w:r w:rsidR="002021EE">
        <w:rPr>
          <w:sz w:val="20"/>
        </w:rPr>
        <w:t>We created a new reference database called the Mars</w:t>
      </w:r>
      <w:r w:rsidR="007067F3">
        <w:rPr>
          <w:sz w:val="20"/>
        </w:rPr>
        <w:t xml:space="preserve"> Target Encyclopedia (MTE) that </w:t>
      </w:r>
      <w:r w:rsidR="002021EE">
        <w:rPr>
          <w:sz w:val="20"/>
        </w:rPr>
        <w:t xml:space="preserve">contains compositional information about </w:t>
      </w:r>
      <w:r w:rsidR="00EF3B02">
        <w:rPr>
          <w:sz w:val="20"/>
        </w:rPr>
        <w:t>science</w:t>
      </w:r>
      <w:r w:rsidR="002021EE">
        <w:rPr>
          <w:sz w:val="20"/>
        </w:rPr>
        <w:t xml:space="preserve"> targets (usually rocks or soils) on Mars.  Users can search for all targets that contain an element (e.g., “calcium”) or mineral (e.g., “</w:t>
      </w:r>
      <w:r w:rsidR="00A16592">
        <w:rPr>
          <w:sz w:val="20"/>
        </w:rPr>
        <w:t>hematite</w:t>
      </w:r>
      <w:r w:rsidR="002021EE">
        <w:rPr>
          <w:sz w:val="20"/>
        </w:rPr>
        <w:t>”)</w:t>
      </w:r>
      <w:r w:rsidR="001875F8">
        <w:rPr>
          <w:sz w:val="20"/>
        </w:rPr>
        <w:t xml:space="preserve"> and see a map view of their spatial locations</w:t>
      </w:r>
      <w:r w:rsidR="00E834C0">
        <w:rPr>
          <w:sz w:val="20"/>
        </w:rPr>
        <w:t xml:space="preserve"> (see Fig. 1)</w:t>
      </w:r>
      <w:r w:rsidR="00A16592">
        <w:rPr>
          <w:sz w:val="20"/>
        </w:rPr>
        <w:t xml:space="preserve">. </w:t>
      </w:r>
      <w:r w:rsidR="00B9179B">
        <w:rPr>
          <w:sz w:val="20"/>
        </w:rPr>
        <w:t xml:space="preserve"> </w:t>
      </w:r>
      <w:ins w:id="3" w:author="Kiri Wagstaff" w:date="2017-03-29T12:35:00Z">
        <w:r w:rsidR="006A071D">
          <w:rPr>
            <w:sz w:val="20"/>
          </w:rPr>
          <w:t xml:space="preserve">Clicking on a search result or searching </w:t>
        </w:r>
      </w:ins>
      <w:del w:id="4" w:author="Kiri Wagstaff" w:date="2017-03-29T12:35:00Z">
        <w:r w:rsidR="00B9179B" w:rsidDel="006A071D">
          <w:rPr>
            <w:sz w:val="20"/>
          </w:rPr>
          <w:delText>They can also look up information about</w:delText>
        </w:r>
      </w:del>
      <w:ins w:id="5" w:author="Kiri Wagstaff" w:date="2017-03-29T12:35:00Z">
        <w:r w:rsidR="006A071D">
          <w:rPr>
            <w:sz w:val="20"/>
          </w:rPr>
          <w:t>for</w:t>
        </w:r>
      </w:ins>
      <w:r w:rsidR="00B9179B">
        <w:rPr>
          <w:sz w:val="20"/>
        </w:rPr>
        <w:t xml:space="preserve"> a specific target of interest (e.g., “Dillinger”) </w:t>
      </w:r>
      <w:del w:id="6" w:author="Kiri Wagstaff" w:date="2017-03-29T12:35:00Z">
        <w:r w:rsidR="00B9179B" w:rsidDel="006A071D">
          <w:rPr>
            <w:sz w:val="20"/>
          </w:rPr>
          <w:delText xml:space="preserve">to </w:delText>
        </w:r>
      </w:del>
      <w:ins w:id="7" w:author="Kiri Wagstaff" w:date="2017-03-29T12:35:00Z">
        <w:r w:rsidR="006A071D">
          <w:rPr>
            <w:sz w:val="20"/>
          </w:rPr>
          <w:t xml:space="preserve">brings up a page that </w:t>
        </w:r>
        <w:proofErr w:type="spellStart"/>
        <w:r w:rsidR="006A071D">
          <w:rPr>
            <w:sz w:val="20"/>
          </w:rPr>
          <w:t>compiles</w:t>
        </w:r>
      </w:ins>
      <w:del w:id="8" w:author="Kiri Wagstaff" w:date="2017-03-29T12:35:00Z">
        <w:r w:rsidR="00B9179B" w:rsidDel="006A071D">
          <w:rPr>
            <w:sz w:val="20"/>
          </w:rPr>
          <w:delText>browse</w:delText>
        </w:r>
      </w:del>
      <w:r w:rsidR="00B9179B">
        <w:rPr>
          <w:sz w:val="20"/>
        </w:rPr>
        <w:t xml:space="preserve"> pr</w:t>
      </w:r>
      <w:proofErr w:type="spellEnd"/>
      <w:r w:rsidR="00B9179B">
        <w:rPr>
          <w:sz w:val="20"/>
        </w:rPr>
        <w:t>evious findings about its composition</w:t>
      </w:r>
      <w:ins w:id="9" w:author="Kiri Wagstaff" w:date="2017-03-29T12:33:00Z">
        <w:r w:rsidR="005757DB">
          <w:rPr>
            <w:sz w:val="20"/>
          </w:rPr>
          <w:t xml:space="preserve"> (see Fig. 2)</w:t>
        </w:r>
      </w:ins>
      <w:r w:rsidR="00B9179B">
        <w:rPr>
          <w:sz w:val="20"/>
        </w:rPr>
        <w:t>.</w:t>
      </w:r>
    </w:p>
    <w:p w14:paraId="1DC71B6F" w14:textId="05C7804A" w:rsidR="00A16592" w:rsidRDefault="005757DB" w:rsidP="007067F3">
      <w:pPr>
        <w:spacing w:line="240" w:lineRule="atLeast"/>
        <w:ind w:firstLine="288"/>
        <w:jc w:val="both"/>
        <w:rPr>
          <w:sz w:val="20"/>
        </w:rPr>
      </w:pPr>
      <w:ins w:id="10" w:author="Kiri Wagstaff" w:date="2017-03-29T12:33:00Z">
        <w:r>
          <w:rPr>
            <w:noProof/>
          </w:rPr>
          <mc:AlternateContent>
            <mc:Choice Requires="wps">
              <w:drawing>
                <wp:anchor distT="0" distB="0" distL="114300" distR="114300" simplePos="0" relativeHeight="251668480" behindDoc="0" locked="0" layoutInCell="1" allowOverlap="1" wp14:anchorId="519142DD" wp14:editId="4CBF0A07">
                  <wp:simplePos x="0" y="0"/>
                  <wp:positionH relativeFrom="column">
                    <wp:posOffset>-20320</wp:posOffset>
                  </wp:positionH>
                  <wp:positionV relativeFrom="paragraph">
                    <wp:posOffset>5556885</wp:posOffset>
                  </wp:positionV>
                  <wp:extent cx="2814320" cy="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14320" cy="0"/>
                          </a:xfrm>
                          <a:prstGeom prst="rect">
                            <a:avLst/>
                          </a:prstGeom>
                          <a:solidFill>
                            <a:prstClr val="white"/>
                          </a:solidFill>
                          <a:ln>
                            <a:noFill/>
                          </a:ln>
                          <a:effectLst/>
                        </wps:spPr>
                        <wps:txbx>
                          <w:txbxContent>
                            <w:p w14:paraId="0680221C" w14:textId="60577C4A" w:rsidR="005757DB" w:rsidRPr="00B41BC7" w:rsidRDefault="005757DB" w:rsidP="000A2502">
                              <w:pPr>
                                <w:pStyle w:val="Caption"/>
                                <w:jc w:val="center"/>
                                <w:rPr>
                                  <w:noProof/>
                                  <w:szCs w:val="20"/>
                                </w:rPr>
                              </w:pPr>
                              <w:ins w:id="11" w:author="Kiri Wagstaff" w:date="2017-03-29T12:33:00Z">
                                <w:r>
                                  <w:t xml:space="preserve">Figure </w:t>
                                </w:r>
                                <w:r>
                                  <w:fldChar w:fldCharType="begin"/>
                                </w:r>
                                <w:r>
                                  <w:instrText xml:space="preserve"> </w:instrText>
                                </w:r>
                                <w:bookmarkStart w:id="12" w:name="_GoBack"/>
                                <w:bookmarkEnd w:id="12"/>
                                <w:r>
                                  <w:instrText xml:space="preserve">SEQ Figure \* ARABIC </w:instrText>
                                </w:r>
                              </w:ins>
                              <w:r>
                                <w:fldChar w:fldCharType="separate"/>
                              </w:r>
                              <w:ins w:id="13" w:author="Kiri Wagstaff" w:date="2017-03-29T14:32:00Z">
                                <w:r w:rsidR="006403BD">
                                  <w:rPr>
                                    <w:noProof/>
                                  </w:rPr>
                                  <w:t>1</w:t>
                                </w:r>
                              </w:ins>
                              <w:ins w:id="14" w:author="Kiri Wagstaff" w:date="2017-03-29T12:33:00Z">
                                <w:r>
                                  <w:fldChar w:fldCharType="end"/>
                                </w:r>
                                <w:r>
                                  <w:t>. MTE search results for “hematite.”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42DD" id="Text Box 9" o:spid="_x0000_s1027" type="#_x0000_t202" style="position:absolute;left:0;text-align:left;margin-left:-1.6pt;margin-top:437.55pt;width:221.6pt;height: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" stroked="f">
                  <v:textbox style="mso-fit-shape-to-text:t" inset="0,0,0,0">
                    <w:txbxContent>
                      <w:p w14:paraId="0680221C" w14:textId="60577C4A" w:rsidR="005757DB" w:rsidRPr="00B41BC7" w:rsidRDefault="005757DB" w:rsidP="000A2502">
                        <w:pPr>
                          <w:pStyle w:val="Caption"/>
                          <w:jc w:val="center"/>
                          <w:rPr>
                            <w:noProof/>
                            <w:szCs w:val="20"/>
                          </w:rPr>
                        </w:pPr>
                        <w:ins w:id="15" w:author="Kiri Wagstaff" w:date="2017-03-29T12:33:00Z">
                          <w:r>
                            <w:t xml:space="preserve">Figure </w:t>
                          </w:r>
                          <w:r>
                            <w:fldChar w:fldCharType="begin"/>
                          </w:r>
                          <w:r>
                            <w:instrText xml:space="preserve"> </w:instrText>
                          </w:r>
                          <w:bookmarkStart w:id="16" w:name="_GoBack"/>
                          <w:bookmarkEnd w:id="16"/>
                          <w:r>
                            <w:instrText xml:space="preserve">SEQ Figure \* ARABIC </w:instrText>
                          </w:r>
                        </w:ins>
                        <w:r>
                          <w:fldChar w:fldCharType="separate"/>
                        </w:r>
                        <w:ins w:id="17" w:author="Kiri Wagstaff" w:date="2017-03-29T14:32:00Z">
                          <w:r w:rsidR="006403BD">
                            <w:rPr>
                              <w:noProof/>
                            </w:rPr>
                            <w:t>1</w:t>
                          </w:r>
                        </w:ins>
                        <w:ins w:id="18" w:author="Kiri Wagstaff" w:date="2017-03-29T12:33:00Z">
                          <w:r>
                            <w:fldChar w:fldCharType="end"/>
                          </w:r>
                          <w:r>
                            <w:t>. MTE search results for “hematite.”</w:t>
                          </w:r>
                        </w:ins>
                      </w:p>
                    </w:txbxContent>
                  </v:textbox>
                  <w10:wrap type="square"/>
                </v:shape>
              </w:pict>
            </mc:Fallback>
          </mc:AlternateContent>
        </w:r>
      </w:ins>
      <w:r w:rsidR="00E834C0">
        <w:rPr>
          <w:noProof/>
        </w:rPr>
        <w:drawing>
          <wp:anchor distT="0" distB="0" distL="114300" distR="114300" simplePos="0" relativeHeight="251659264" behindDoc="0" locked="0" layoutInCell="1" allowOverlap="1" wp14:anchorId="267C2D91" wp14:editId="01EF9770">
            <wp:simplePos x="0" y="0"/>
            <wp:positionH relativeFrom="column">
              <wp:posOffset>-20320</wp:posOffset>
            </wp:positionH>
            <wp:positionV relativeFrom="paragraph">
              <wp:posOffset>1045845</wp:posOffset>
            </wp:positionV>
            <wp:extent cx="2814320" cy="4453890"/>
            <wp:effectExtent l="25400" t="25400" r="30480" b="16510"/>
            <wp:wrapSquare wrapText="bothSides"/>
            <wp:docPr id="2" name="Picture 2" descr="fig/Screen%20Shot%202017-03-28%20at%205.4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Screen%20Shot%202017-03-28%20at%205.48.34%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4320" cy="4453890"/>
                    </a:xfrm>
                    <a:prstGeom prst="rect">
                      <a:avLst/>
                    </a:prstGeom>
                    <a:noFill/>
                    <a:ln w="6350" cmpd="sng">
                      <a:solidFill>
                        <a:schemeClr val="tx1"/>
                      </a:solidFill>
                      <a:miter lim="800000"/>
                      <a:headEnd/>
                      <a:tailEnd/>
                    </a:ln>
                    <a:effectLst/>
                  </pic:spPr>
                </pic:pic>
              </a:graphicData>
            </a:graphic>
            <wp14:sizeRelH relativeFrom="page">
              <wp14:pctWidth>0</wp14:pctWidth>
            </wp14:sizeRelH>
            <wp14:sizeRelV relativeFrom="page">
              <wp14:pctHeight>0</wp14:pctHeight>
            </wp14:sizeRelV>
          </wp:anchor>
        </w:drawing>
      </w:r>
      <w:r w:rsidR="00A16592">
        <w:rPr>
          <w:sz w:val="20"/>
        </w:rPr>
        <w:t>The information that populates the MTE was mined automatically from the</w:t>
      </w:r>
      <w:r w:rsidR="007067F3">
        <w:rPr>
          <w:sz w:val="20"/>
        </w:rPr>
        <w:t xml:space="preserve"> planetary science literature using state-of-the-art advances in information extraction.  </w:t>
      </w:r>
      <w:r w:rsidR="00B9179B">
        <w:rPr>
          <w:sz w:val="20"/>
        </w:rPr>
        <w:t>All information in the MTE is linked to the source publication from which it was extracted, so users can easily browse the full context in the original document.</w:t>
      </w:r>
      <w:r w:rsidR="00A16592">
        <w:rPr>
          <w:sz w:val="20"/>
        </w:rPr>
        <w:t xml:space="preserve"> </w:t>
      </w:r>
    </w:p>
    <w:p w14:paraId="7A743654" w14:textId="5D5DBF6D" w:rsidR="00A16592" w:rsidRDefault="00A16592" w:rsidP="004D49D3">
      <w:pPr>
        <w:spacing w:line="240" w:lineRule="atLeast"/>
        <w:ind w:firstLine="288"/>
        <w:jc w:val="both"/>
        <w:rPr>
          <w:sz w:val="20"/>
        </w:rPr>
      </w:pPr>
      <w:r>
        <w:rPr>
          <w:b/>
          <w:sz w:val="20"/>
        </w:rPr>
        <w:t>S</w:t>
      </w:r>
      <w:r w:rsidR="002C6A3F">
        <w:rPr>
          <w:b/>
          <w:sz w:val="20"/>
        </w:rPr>
        <w:t>urface T</w:t>
      </w:r>
      <w:r>
        <w:rPr>
          <w:b/>
          <w:sz w:val="20"/>
        </w:rPr>
        <w:t>argets on Mars:</w:t>
      </w:r>
      <w:r>
        <w:rPr>
          <w:sz w:val="20"/>
        </w:rPr>
        <w:t xml:space="preserve">  Mars rover missions identify new observational targets on a daily basis.  Each such rock, soil, or point of interest is given a unique name, often derived from Earth locations (e.g., “Ithaca”, “Staten Island”), Earth people (e.g., “John Klein”)</w:t>
      </w:r>
      <w:r w:rsidR="004D49D3">
        <w:rPr>
          <w:sz w:val="20"/>
        </w:rPr>
        <w:t>, or whimsy (e.g., “</w:t>
      </w:r>
      <w:proofErr w:type="spellStart"/>
      <w:r w:rsidR="004D49D3">
        <w:rPr>
          <w:sz w:val="20"/>
        </w:rPr>
        <w:t>Frood</w:t>
      </w:r>
      <w:proofErr w:type="spellEnd"/>
      <w:r w:rsidR="004D49D3">
        <w:rPr>
          <w:sz w:val="20"/>
        </w:rPr>
        <w:t>”).</w:t>
      </w:r>
      <w:r w:rsidR="00230FFE">
        <w:rPr>
          <w:sz w:val="20"/>
        </w:rPr>
        <w:t xml:space="preserve">  The Mars Science Laboratory </w:t>
      </w:r>
      <w:r w:rsidR="00C6277B">
        <w:rPr>
          <w:sz w:val="20"/>
        </w:rPr>
        <w:t xml:space="preserve">(MSL) </w:t>
      </w:r>
      <w:r w:rsidR="00230FFE">
        <w:rPr>
          <w:sz w:val="20"/>
        </w:rPr>
        <w:t>rover has identified more than 7,000 targets in 4.5 years.</w:t>
      </w:r>
      <w:r w:rsidR="001942F5">
        <w:rPr>
          <w:sz w:val="20"/>
        </w:rPr>
        <w:t xml:space="preserve">  The</w:t>
      </w:r>
      <w:r w:rsidR="00B9179B">
        <w:rPr>
          <w:sz w:val="20"/>
        </w:rPr>
        <w:t xml:space="preserve">re are hundreds of publications about these targets.  </w:t>
      </w:r>
    </w:p>
    <w:p w14:paraId="57553FE2" w14:textId="05D63DA6" w:rsidR="00B9179B" w:rsidRDefault="00B9179B" w:rsidP="004D49D3">
      <w:pPr>
        <w:spacing w:line="240" w:lineRule="atLeast"/>
        <w:ind w:firstLine="288"/>
        <w:jc w:val="both"/>
        <w:rPr>
          <w:sz w:val="20"/>
        </w:rPr>
      </w:pPr>
      <w:r>
        <w:rPr>
          <w:b/>
          <w:sz w:val="20"/>
        </w:rPr>
        <w:t xml:space="preserve">Information </w:t>
      </w:r>
      <w:r w:rsidR="002C6A3F">
        <w:rPr>
          <w:b/>
          <w:sz w:val="20"/>
        </w:rPr>
        <w:t>E</w:t>
      </w:r>
      <w:r>
        <w:rPr>
          <w:b/>
          <w:sz w:val="20"/>
        </w:rPr>
        <w:t>xtraction methods:</w:t>
      </w:r>
      <w:r>
        <w:rPr>
          <w:sz w:val="20"/>
        </w:rPr>
        <w:t xml:space="preserve">  Information extraction </w:t>
      </w:r>
      <w:r w:rsidR="007067F3">
        <w:rPr>
          <w:sz w:val="20"/>
        </w:rPr>
        <w:t xml:space="preserve">(IE) </w:t>
      </w:r>
      <w:r>
        <w:rPr>
          <w:sz w:val="20"/>
        </w:rPr>
        <w:t xml:space="preserve">methods have been employed </w:t>
      </w:r>
      <w:r w:rsidR="004059CE">
        <w:rPr>
          <w:sz w:val="20"/>
        </w:rPr>
        <w:t xml:space="preserve">to extract diverse information such as terrorist events in news articles or protein interactions in biomedical documents. </w:t>
      </w:r>
      <w:r w:rsidR="007067F3">
        <w:rPr>
          <w:sz w:val="20"/>
        </w:rPr>
        <w:t xml:space="preserve"> We trained an IE</w:t>
      </w:r>
      <w:r w:rsidR="008C4A12">
        <w:rPr>
          <w:sz w:val="20"/>
        </w:rPr>
        <w:t xml:space="preserve"> </w:t>
      </w:r>
      <w:r w:rsidR="007067F3">
        <w:rPr>
          <w:sz w:val="20"/>
        </w:rPr>
        <w:t>system to recognize “named entities” such as elements, minerals</w:t>
      </w:r>
      <w:r w:rsidR="00C6277B">
        <w:rPr>
          <w:sz w:val="20"/>
        </w:rPr>
        <w:t>, and targets</w:t>
      </w:r>
      <w:r w:rsidR="007067F3">
        <w:rPr>
          <w:sz w:val="20"/>
        </w:rPr>
        <w:t xml:space="preserve"> and then</w:t>
      </w:r>
      <w:r w:rsidR="004059CE">
        <w:rPr>
          <w:sz w:val="20"/>
        </w:rPr>
        <w:t xml:space="preserve"> </w:t>
      </w:r>
      <w:r w:rsidR="008C4A12">
        <w:rPr>
          <w:sz w:val="20"/>
        </w:rPr>
        <w:t>identify composition</w:t>
      </w:r>
      <w:r w:rsidR="00C6277B">
        <w:rPr>
          <w:sz w:val="20"/>
        </w:rPr>
        <w:t>al relation</w:t>
      </w:r>
      <w:r w:rsidR="008C4A12">
        <w:rPr>
          <w:sz w:val="20"/>
        </w:rPr>
        <w:t>s between targets and elements or minerals</w:t>
      </w:r>
      <w:r w:rsidR="00BC6D31">
        <w:rPr>
          <w:sz w:val="20"/>
        </w:rPr>
        <w:t xml:space="preserve"> </w:t>
      </w:r>
      <w:ins w:id="19" w:author="Kiri Wagstaff" w:date="2017-03-29T12:31:00Z">
        <w:r w:rsidR="00A82637">
          <w:rPr>
            <w:sz w:val="20"/>
          </w:rPr>
          <w:t xml:space="preserve">[1] </w:t>
        </w:r>
      </w:ins>
      <w:r w:rsidR="00BC6D31">
        <w:rPr>
          <w:sz w:val="20"/>
        </w:rPr>
        <w:t xml:space="preserve">(see Fig. </w:t>
      </w:r>
      <w:ins w:id="20" w:author="Kiri Wagstaff" w:date="2017-03-29T12:34:00Z">
        <w:r w:rsidR="000A2502">
          <w:rPr>
            <w:sz w:val="20"/>
          </w:rPr>
          <w:t>3</w:t>
        </w:r>
      </w:ins>
      <w:del w:id="21" w:author="Kiri Wagstaff" w:date="2017-03-29T12:34:00Z">
        <w:r w:rsidR="00E834C0" w:rsidDel="000A2502">
          <w:rPr>
            <w:sz w:val="20"/>
          </w:rPr>
          <w:delText>2</w:delText>
        </w:r>
      </w:del>
      <w:r w:rsidR="00BC6D31">
        <w:rPr>
          <w:sz w:val="20"/>
        </w:rPr>
        <w:t>)</w:t>
      </w:r>
      <w:r w:rsidR="008C4A12">
        <w:rPr>
          <w:sz w:val="20"/>
        </w:rPr>
        <w:t>.</w:t>
      </w:r>
    </w:p>
    <w:p w14:paraId="241BC451" w14:textId="4367C597" w:rsidR="00E834C0" w:rsidRDefault="001875F8" w:rsidP="00E834C0">
      <w:pPr>
        <w:keepNext/>
        <w:spacing w:line="240" w:lineRule="atLeast"/>
        <w:jc w:val="both"/>
      </w:pPr>
      <w:r>
        <w:rPr>
          <w:noProof/>
          <w:sz w:val="20"/>
        </w:rPr>
        <w:drawing>
          <wp:inline distT="0" distB="0" distL="0" distR="0" wp14:anchorId="7B9ACA19" wp14:editId="4AAF52D9">
            <wp:extent cx="2814320" cy="977265"/>
            <wp:effectExtent l="0" t="0" r="0" b="0"/>
            <wp:docPr id="3" name="Picture 3" descr="fig/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syste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4320" cy="977265"/>
                    </a:xfrm>
                    <a:prstGeom prst="rect">
                      <a:avLst/>
                    </a:prstGeom>
                    <a:noFill/>
                    <a:ln>
                      <a:noFill/>
                    </a:ln>
                  </pic:spPr>
                </pic:pic>
              </a:graphicData>
            </a:graphic>
          </wp:inline>
        </w:drawing>
      </w:r>
    </w:p>
    <w:p w14:paraId="7C80953E" w14:textId="4EB1A5C7" w:rsidR="008C4A12" w:rsidRDefault="00E834C0" w:rsidP="00E834C0">
      <w:pPr>
        <w:pStyle w:val="Caption"/>
        <w:jc w:val="center"/>
        <w:rPr>
          <w:sz w:val="20"/>
        </w:rPr>
      </w:pPr>
      <w:r>
        <w:t xml:space="preserve">Figure </w:t>
      </w:r>
      <w:ins w:id="22" w:author="Kiri Wagstaff" w:date="2017-03-29T12:28:00Z">
        <w:r w:rsidR="000A2502">
          <w:t>3</w:t>
        </w:r>
      </w:ins>
      <w:del w:id="23" w:author="Kiri Wagstaff" w:date="2017-03-29T12:28:00Z">
        <w:r w:rsidR="00746B39" w:rsidDel="00A82637">
          <w:fldChar w:fldCharType="begin"/>
        </w:r>
        <w:r w:rsidR="00746B39" w:rsidDel="00A82637">
          <w:delInstrText xml:space="preserve"> SEQ Figure \* ARABIC </w:delInstrText>
        </w:r>
        <w:r w:rsidR="00746B39" w:rsidDel="00A82637">
          <w:fldChar w:fldCharType="separate"/>
        </w:r>
        <w:r w:rsidDel="00A82637">
          <w:rPr>
            <w:noProof/>
          </w:rPr>
          <w:delText>2</w:delText>
        </w:r>
        <w:r w:rsidR="00746B39" w:rsidDel="00A82637">
          <w:rPr>
            <w:noProof/>
          </w:rPr>
          <w:fldChar w:fldCharType="end"/>
        </w:r>
      </w:del>
      <w:r>
        <w:t xml:space="preserve">. Information extraction </w:t>
      </w:r>
      <w:ins w:id="24" w:author="Kiri Wagstaff" w:date="2017-03-29T12:34:00Z">
        <w:r w:rsidR="000A2502">
          <w:t xml:space="preserve">process </w:t>
        </w:r>
      </w:ins>
      <w:r>
        <w:t>for the MTE.</w:t>
      </w:r>
    </w:p>
    <w:p w14:paraId="43BD7AB7" w14:textId="09AF950C" w:rsidR="009608D1" w:rsidRDefault="00C6277B" w:rsidP="009608D1">
      <w:pPr>
        <w:spacing w:line="240" w:lineRule="atLeast"/>
        <w:ind w:firstLine="288"/>
        <w:jc w:val="both"/>
        <w:rPr>
          <w:sz w:val="20"/>
        </w:rPr>
      </w:pPr>
      <w:r>
        <w:rPr>
          <w:sz w:val="20"/>
        </w:rPr>
        <w:lastRenderedPageBreak/>
        <w:t xml:space="preserve">We trained and evaluated the MTE using two-page abstracts from the Lunar and Planetary Science Conference.  </w:t>
      </w:r>
      <w:r w:rsidR="006B333F">
        <w:rPr>
          <w:sz w:val="20"/>
        </w:rPr>
        <w:t xml:space="preserve">First, we extracted text from the PDF abstracts using </w:t>
      </w:r>
      <w:proofErr w:type="spellStart"/>
      <w:r w:rsidR="006B333F">
        <w:rPr>
          <w:sz w:val="20"/>
        </w:rPr>
        <w:t>Tika</w:t>
      </w:r>
      <w:proofErr w:type="spellEnd"/>
      <w:r w:rsidR="006B333F">
        <w:rPr>
          <w:sz w:val="20"/>
        </w:rPr>
        <w:t xml:space="preserve"> [</w:t>
      </w:r>
      <w:ins w:id="25" w:author="Kiri Wagstaff" w:date="2017-03-29T12:30:00Z">
        <w:r w:rsidR="00A82637">
          <w:rPr>
            <w:sz w:val="20"/>
          </w:rPr>
          <w:t>2</w:t>
        </w:r>
      </w:ins>
      <w:r w:rsidR="006B333F">
        <w:rPr>
          <w:sz w:val="20"/>
        </w:rPr>
        <w:t>]</w:t>
      </w:r>
      <w:r w:rsidR="0072461F">
        <w:rPr>
          <w:sz w:val="20"/>
        </w:rPr>
        <w:t xml:space="preserve"> and stripped out the “References” section in each document to avoid spurious detections (author initials are easily mistaken for element abbreviations)</w:t>
      </w:r>
      <w:r w:rsidR="006B333F">
        <w:rPr>
          <w:sz w:val="20"/>
        </w:rPr>
        <w:t>.  Next, we used the brat</w:t>
      </w:r>
      <w:del w:id="26" w:author="Kiri Wagstaff" w:date="2017-03-29T14:13:00Z">
        <w:r w:rsidR="006B333F" w:rsidDel="00C37095">
          <w:rPr>
            <w:sz w:val="20"/>
          </w:rPr>
          <w:delText xml:space="preserve"> []</w:delText>
        </w:r>
      </w:del>
      <w:r w:rsidR="006B333F">
        <w:rPr>
          <w:sz w:val="20"/>
        </w:rPr>
        <w:t xml:space="preserve"> tool </w:t>
      </w:r>
      <w:ins w:id="27" w:author="Kiri Wagstaff" w:date="2017-03-29T14:13:00Z">
        <w:r w:rsidR="00C37095">
          <w:rPr>
            <w:sz w:val="20"/>
          </w:rPr>
          <w:t>(</w:t>
        </w:r>
        <w:r w:rsidR="00C37095">
          <w:rPr>
            <w:sz w:val="20"/>
          </w:rPr>
          <w:fldChar w:fldCharType="begin"/>
        </w:r>
        <w:r w:rsidR="00C37095">
          <w:rPr>
            <w:sz w:val="20"/>
          </w:rPr>
          <w:instrText xml:space="preserve"> HYPERLINK "</w:instrText>
        </w:r>
        <w:r w:rsidR="00C37095" w:rsidRPr="00C37095">
          <w:rPr>
            <w:sz w:val="20"/>
          </w:rPr>
          <w:instrText>http://brat.nlplab.org/</w:instrText>
        </w:r>
        <w:r w:rsidR="00C37095">
          <w:rPr>
            <w:sz w:val="20"/>
          </w:rPr>
          <w:instrText xml:space="preserve">)" </w:instrText>
        </w:r>
        <w:r w:rsidR="00C37095">
          <w:rPr>
            <w:sz w:val="20"/>
          </w:rPr>
          <w:fldChar w:fldCharType="separate"/>
        </w:r>
        <w:r w:rsidR="00C37095" w:rsidRPr="00226DAB">
          <w:rPr>
            <w:rStyle w:val="Hyperlink"/>
            <w:sz w:val="20"/>
          </w:rPr>
          <w:t>http://brat.nlplab.org/)</w:t>
        </w:r>
        <w:r w:rsidR="00C37095">
          <w:rPr>
            <w:sz w:val="20"/>
          </w:rPr>
          <w:fldChar w:fldCharType="end"/>
        </w:r>
        <w:r w:rsidR="00C37095">
          <w:rPr>
            <w:sz w:val="20"/>
          </w:rPr>
          <w:t xml:space="preserve"> </w:t>
        </w:r>
      </w:ins>
      <w:r w:rsidR="006B333F">
        <w:rPr>
          <w:sz w:val="20"/>
        </w:rPr>
        <w:t>to hand-l</w:t>
      </w:r>
      <w:r>
        <w:rPr>
          <w:sz w:val="20"/>
        </w:rPr>
        <w:t>abel</w:t>
      </w:r>
      <w:r w:rsidR="009608D1">
        <w:rPr>
          <w:sz w:val="20"/>
        </w:rPr>
        <w:t xml:space="preserve"> </w:t>
      </w:r>
      <w:r>
        <w:rPr>
          <w:sz w:val="20"/>
        </w:rPr>
        <w:t xml:space="preserve">entities and relations in each </w:t>
      </w:r>
      <w:r w:rsidR="009608D1">
        <w:rPr>
          <w:sz w:val="20"/>
        </w:rPr>
        <w:t xml:space="preserve">document </w:t>
      </w:r>
      <w:r>
        <w:rPr>
          <w:sz w:val="20"/>
        </w:rPr>
        <w:t xml:space="preserve">that mentioned the MSL </w:t>
      </w:r>
      <w:proofErr w:type="spellStart"/>
      <w:r>
        <w:rPr>
          <w:sz w:val="20"/>
        </w:rPr>
        <w:t>ChemCam</w:t>
      </w:r>
      <w:proofErr w:type="spellEnd"/>
      <w:r>
        <w:rPr>
          <w:sz w:val="20"/>
        </w:rPr>
        <w:t xml:space="preserve"> instrument from LPSC 2015 (n=63) and 2016 (n=55).  We trained the system on the </w:t>
      </w:r>
      <w:r w:rsidR="006B333F">
        <w:rPr>
          <w:sz w:val="20"/>
        </w:rPr>
        <w:t>hand-labeled</w:t>
      </w:r>
      <w:r>
        <w:rPr>
          <w:sz w:val="20"/>
        </w:rPr>
        <w:t xml:space="preserve"> documents from LPSC 2015 plus</w:t>
      </w:r>
      <w:r w:rsidR="009608D1">
        <w:rPr>
          <w:sz w:val="20"/>
        </w:rPr>
        <w:t xml:space="preserve"> an additional </w:t>
      </w:r>
      <w:r>
        <w:rPr>
          <w:sz w:val="20"/>
        </w:rPr>
        <w:t xml:space="preserve">1069 documents from LPSC 2014 and 2015 that were automatically annotated using lists of known elements, minerals, and targets and then manually reviewed and corrected as necessary.  We evaluated the system on </w:t>
      </w:r>
      <w:r w:rsidR="006B333F">
        <w:rPr>
          <w:sz w:val="20"/>
        </w:rPr>
        <w:t xml:space="preserve">35 </w:t>
      </w:r>
      <w:r>
        <w:rPr>
          <w:sz w:val="20"/>
        </w:rPr>
        <w:t>hand-labeled documents from LPSC 2016</w:t>
      </w:r>
      <w:r w:rsidR="006B333F">
        <w:rPr>
          <w:sz w:val="20"/>
        </w:rPr>
        <w:t xml:space="preserve"> (the remaining 20 documents were used for development)</w:t>
      </w:r>
      <w:r>
        <w:rPr>
          <w:sz w:val="20"/>
        </w:rPr>
        <w:t>.</w:t>
      </w:r>
    </w:p>
    <w:p w14:paraId="4255AF50" w14:textId="0DB29826" w:rsidR="00DB7198" w:rsidRDefault="00E834C0" w:rsidP="009608D1">
      <w:pPr>
        <w:spacing w:line="240" w:lineRule="atLeast"/>
        <w:ind w:firstLine="288"/>
        <w:jc w:val="both"/>
        <w:rPr>
          <w:ins w:id="28" w:author="Kiri Wagstaff" w:date="2017-03-29T12:25:00Z"/>
          <w:sz w:val="20"/>
        </w:rPr>
      </w:pPr>
      <w:del w:id="29" w:author="Kiri Wagstaff" w:date="2017-03-29T12:36:00Z">
        <w:r w:rsidDel="00FA258E">
          <w:rPr>
            <w:noProof/>
          </w:rPr>
          <mc:AlternateContent>
            <mc:Choice Requires="wps">
              <w:drawing>
                <wp:anchor distT="0" distB="0" distL="114300" distR="114300" simplePos="0" relativeHeight="251662336" behindDoc="0" locked="0" layoutInCell="1" allowOverlap="1" wp14:anchorId="0724A29D" wp14:editId="23C236C6">
                  <wp:simplePos x="0" y="0"/>
                  <wp:positionH relativeFrom="column">
                    <wp:posOffset>-3143220</wp:posOffset>
                  </wp:positionH>
                  <wp:positionV relativeFrom="paragraph">
                    <wp:posOffset>635000</wp:posOffset>
                  </wp:positionV>
                  <wp:extent cx="2814320" cy="0"/>
                  <wp:effectExtent l="0" t="0" r="5080" b="0"/>
                  <wp:wrapSquare wrapText="bothSides"/>
                  <wp:docPr id="1" name="Text Box 1"/>
                  <wp:cNvGraphicFramePr/>
                  <a:graphic xmlns:a="http://schemas.openxmlformats.org/drawingml/2006/main">
                    <a:graphicData uri="http://schemas.microsoft.com/office/word/2010/wordprocessingShape">
                      <wps:wsp>
                        <wps:cNvSpPr txBox="1"/>
                        <wps:spPr>
                          <a:xfrm>
                            <a:off x="0" y="0"/>
                            <a:ext cx="2814320" cy="0"/>
                          </a:xfrm>
                          <a:prstGeom prst="rect">
                            <a:avLst/>
                          </a:prstGeom>
                          <a:solidFill>
                            <a:prstClr val="white"/>
                          </a:solidFill>
                          <a:ln>
                            <a:noFill/>
                          </a:ln>
                          <a:effectLst/>
                        </wps:spPr>
                        <wps:txbx>
                          <w:txbxContent>
                            <w:p w14:paraId="56D12438" w14:textId="7FB1EAF1" w:rsidR="00E834C0" w:rsidRPr="002D5DE9" w:rsidRDefault="00E834C0" w:rsidP="00E834C0">
                              <w:pPr>
                                <w:pStyle w:val="Caption"/>
                                <w:jc w:val="center"/>
                                <w:rPr>
                                  <w:noProof/>
                                  <w:szCs w:val="20"/>
                                </w:rPr>
                              </w:pPr>
                              <w:r>
                                <w:t xml:space="preserve">Figure </w:t>
                              </w:r>
                              <w:r w:rsidR="00746B39">
                                <w:fldChar w:fldCharType="begin"/>
                              </w:r>
                              <w:r w:rsidR="00746B39">
                                <w:instrText xml:space="preserve"> SEQ Figure \* ARABIC </w:instrText>
                              </w:r>
                              <w:r w:rsidR="00746B39">
                                <w:fldChar w:fldCharType="separate"/>
                              </w:r>
                              <w:ins w:id="30" w:author="Kiri Wagstaff" w:date="2017-03-29T14:32:00Z">
                                <w:r w:rsidR="006403BD">
                                  <w:rPr>
                                    <w:noProof/>
                                  </w:rPr>
                                  <w:t>2</w:t>
                                </w:r>
                              </w:ins>
                              <w:del w:id="31" w:author="Kiri Wagstaff" w:date="2017-03-29T14:32:00Z">
                                <w:r w:rsidDel="006403BD">
                                  <w:rPr>
                                    <w:noProof/>
                                  </w:rPr>
                                  <w:delText>1</w:delText>
                                </w:r>
                              </w:del>
                              <w:r w:rsidR="00746B39">
                                <w:rPr>
                                  <w:noProof/>
                                </w:rPr>
                                <w:fldChar w:fldCharType="end"/>
                              </w:r>
                              <w:r>
                                <w:t>. MTE search results for "hematite."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4A29D" id="Text Box 1" o:spid="_x0000_s1028" type="#_x0000_t202" style="position:absolute;left:0;text-align:left;margin-left:-247.5pt;margin-top:50pt;width:221.6pt;height: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" stroked="f">
                  <v:textbox style="mso-fit-shape-to-text:t" inset="0,0,0,0">
                    <w:txbxContent>
                      <w:p w14:paraId="56D12438" w14:textId="7FB1EAF1" w:rsidR="00E834C0" w:rsidRPr="002D5DE9" w:rsidRDefault="00E834C0" w:rsidP="00E834C0">
                        <w:pPr>
                          <w:pStyle w:val="Caption"/>
                          <w:jc w:val="center"/>
                          <w:rPr>
                            <w:noProof/>
                            <w:szCs w:val="20"/>
                          </w:rPr>
                        </w:pPr>
                        <w:r>
                          <w:t xml:space="preserve">Figure </w:t>
                        </w:r>
                        <w:r w:rsidR="00746B39">
                          <w:fldChar w:fldCharType="begin"/>
                        </w:r>
                        <w:r w:rsidR="00746B39">
                          <w:instrText xml:space="preserve"> SEQ Figure \* ARABIC </w:instrText>
                        </w:r>
                        <w:r w:rsidR="00746B39">
                          <w:fldChar w:fldCharType="separate"/>
                        </w:r>
                        <w:ins w:id="32" w:author="Kiri Wagstaff" w:date="2017-03-29T14:32:00Z">
                          <w:r w:rsidR="006403BD">
                            <w:rPr>
                              <w:noProof/>
                            </w:rPr>
                            <w:t>2</w:t>
                          </w:r>
                        </w:ins>
                        <w:del w:id="33" w:author="Kiri Wagstaff" w:date="2017-03-29T14:32:00Z">
                          <w:r w:rsidDel="006403BD">
                            <w:rPr>
                              <w:noProof/>
                            </w:rPr>
                            <w:delText>1</w:delText>
                          </w:r>
                        </w:del>
                        <w:r w:rsidR="00746B39">
                          <w:rPr>
                            <w:noProof/>
                          </w:rPr>
                          <w:fldChar w:fldCharType="end"/>
                        </w:r>
                        <w:r>
                          <w:t>. MTE search results for "hematite."</w:t>
                        </w:r>
                      </w:p>
                    </w:txbxContent>
                  </v:textbox>
                  <w10:wrap type="square"/>
                </v:shape>
              </w:pict>
            </mc:Fallback>
          </mc:AlternateContent>
        </w:r>
      </w:del>
      <w:r w:rsidR="00C6277B">
        <w:rPr>
          <w:i/>
          <w:sz w:val="20"/>
        </w:rPr>
        <w:t>Named entity recognition</w:t>
      </w:r>
      <w:ins w:id="34" w:author="Kiri Wagstaff" w:date="2017-03-29T11:46:00Z">
        <w:r w:rsidR="00EE20F1">
          <w:rPr>
            <w:i/>
            <w:sz w:val="20"/>
          </w:rPr>
          <w:t xml:space="preserve"> (NER)</w:t>
        </w:r>
      </w:ins>
      <w:r w:rsidR="00C6277B">
        <w:rPr>
          <w:i/>
          <w:sz w:val="20"/>
        </w:rPr>
        <w:t>.</w:t>
      </w:r>
      <w:r w:rsidR="00C6277B">
        <w:rPr>
          <w:sz w:val="20"/>
        </w:rPr>
        <w:t xml:space="preserve">  We </w:t>
      </w:r>
      <w:ins w:id="35" w:author="Kiri Wagstaff" w:date="2017-03-29T11:44:00Z">
        <w:r w:rsidR="00EE20F1">
          <w:rPr>
            <w:sz w:val="20"/>
          </w:rPr>
          <w:t>created</w:t>
        </w:r>
      </w:ins>
      <w:ins w:id="36" w:author="Kiri Wagstaff" w:date="2017-03-29T11:43:00Z">
        <w:r w:rsidR="00F57BD5">
          <w:rPr>
            <w:sz w:val="20"/>
          </w:rPr>
          <w:t xml:space="preserve"> a </w:t>
        </w:r>
      </w:ins>
      <w:ins w:id="37" w:author="Kiri Wagstaff" w:date="2017-03-29T11:44:00Z">
        <w:r w:rsidR="00EE20F1">
          <w:rPr>
            <w:sz w:val="20"/>
          </w:rPr>
          <w:t>custom named entity</w:t>
        </w:r>
      </w:ins>
      <w:ins w:id="38" w:author="Kiri Wagstaff" w:date="2017-03-29T11:43:00Z">
        <w:r w:rsidR="00EE20F1">
          <w:rPr>
            <w:sz w:val="20"/>
          </w:rPr>
          <w:t xml:space="preserve"> </w:t>
        </w:r>
      </w:ins>
      <w:ins w:id="39" w:author="Kiri Wagstaff" w:date="2017-03-29T11:45:00Z">
        <w:r w:rsidR="00EE20F1">
          <w:rPr>
            <w:sz w:val="20"/>
          </w:rPr>
          <w:t>recognizer using known lists of elements, minerals, and targets.  We compared the list-based NER system</w:t>
        </w:r>
      </w:ins>
      <w:ins w:id="40" w:author="Kiri Wagstaff" w:date="2017-03-29T11:43:00Z">
        <w:r w:rsidR="00EE20F1">
          <w:rPr>
            <w:sz w:val="20"/>
          </w:rPr>
          <w:t xml:space="preserve"> to a machine learning approach </w:t>
        </w:r>
      </w:ins>
      <w:ins w:id="41" w:author="Kiri Wagstaff" w:date="2017-03-29T11:44:00Z">
        <w:r w:rsidR="00EE20F1">
          <w:rPr>
            <w:sz w:val="20"/>
          </w:rPr>
          <w:t xml:space="preserve">that </w:t>
        </w:r>
      </w:ins>
      <w:r w:rsidR="00C6277B">
        <w:rPr>
          <w:sz w:val="20"/>
        </w:rPr>
        <w:t xml:space="preserve">used the Stanford </w:t>
      </w:r>
      <w:proofErr w:type="spellStart"/>
      <w:r w:rsidR="00C6277B">
        <w:rPr>
          <w:sz w:val="20"/>
        </w:rPr>
        <w:t>CoreNLP</w:t>
      </w:r>
      <w:proofErr w:type="spellEnd"/>
      <w:r w:rsidR="00C6277B">
        <w:rPr>
          <w:sz w:val="20"/>
        </w:rPr>
        <w:t xml:space="preserve"> system </w:t>
      </w:r>
      <w:r w:rsidR="0072461F">
        <w:rPr>
          <w:sz w:val="20"/>
        </w:rPr>
        <w:t>[</w:t>
      </w:r>
      <w:ins w:id="42" w:author="Kiri Wagstaff" w:date="2017-03-29T12:30:00Z">
        <w:r w:rsidR="00C37095">
          <w:rPr>
            <w:sz w:val="20"/>
          </w:rPr>
          <w:t>3</w:t>
        </w:r>
      </w:ins>
      <w:r w:rsidR="0072461F">
        <w:rPr>
          <w:sz w:val="20"/>
        </w:rPr>
        <w:t xml:space="preserve">] </w:t>
      </w:r>
      <w:r w:rsidR="00C6277B">
        <w:rPr>
          <w:sz w:val="20"/>
        </w:rPr>
        <w:t xml:space="preserve">to train a classifier to recognize elements, minerals, and targets.  </w:t>
      </w:r>
      <w:r w:rsidR="0072461F">
        <w:rPr>
          <w:sz w:val="20"/>
        </w:rPr>
        <w:t xml:space="preserve">The </w:t>
      </w:r>
      <w:proofErr w:type="spellStart"/>
      <w:ins w:id="43" w:author="Kiri Wagstaff" w:date="2017-03-29T12:22:00Z">
        <w:r w:rsidR="002B0E61">
          <w:rPr>
            <w:sz w:val="20"/>
          </w:rPr>
          <w:t>CoreNLP</w:t>
        </w:r>
        <w:proofErr w:type="spellEnd"/>
        <w:r w:rsidR="002B0E61">
          <w:rPr>
            <w:sz w:val="20"/>
          </w:rPr>
          <w:t xml:space="preserve"> NER </w:t>
        </w:r>
      </w:ins>
      <w:r w:rsidR="0072461F">
        <w:rPr>
          <w:sz w:val="20"/>
        </w:rPr>
        <w:t xml:space="preserve">classifier uses local context, entity type frequency, spelling, and “word shape” (patterns of vowels and consonants) to identify </w:t>
      </w:r>
      <w:del w:id="44" w:author="Kiri Wagstaff" w:date="2017-03-29T12:34:00Z">
        <w:r w:rsidDel="006A071D">
          <w:rPr>
            <w:noProof/>
            <w:sz w:val="20"/>
          </w:rPr>
          <w:drawing>
            <wp:anchor distT="0" distB="0" distL="114300" distR="114300" simplePos="0" relativeHeight="251660288" behindDoc="0" locked="0" layoutInCell="1" allowOverlap="1" wp14:anchorId="37DDC365" wp14:editId="5959E273">
              <wp:simplePos x="0" y="0"/>
              <wp:positionH relativeFrom="column">
                <wp:posOffset>3250565</wp:posOffset>
              </wp:positionH>
              <wp:positionV relativeFrom="paragraph">
                <wp:posOffset>113665</wp:posOffset>
              </wp:positionV>
              <wp:extent cx="2814955" cy="3081655"/>
              <wp:effectExtent l="25400" t="25400" r="29845" b="17145"/>
              <wp:wrapSquare wrapText="bothSides"/>
              <wp:docPr id="4" name="Picture 4" descr="fig/mte-dilli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mte-dilling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4955" cy="30816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del>
      <w:r w:rsidR="0072461F">
        <w:rPr>
          <w:sz w:val="20"/>
        </w:rPr>
        <w:t xml:space="preserve">the class of each word (entity).  </w:t>
      </w:r>
      <w:r w:rsidR="00C6277B" w:rsidRPr="00C6277B">
        <w:rPr>
          <w:sz w:val="20"/>
        </w:rPr>
        <w:t xml:space="preserve">Performance was </w:t>
      </w:r>
      <w:ins w:id="45" w:author="Kiri Wagstaff" w:date="2017-03-29T12:29:00Z">
        <w:r w:rsidR="00A82637">
          <w:rPr>
            <w:sz w:val="20"/>
          </w:rPr>
          <w:t>high overall (nearly 0.90; see Fig.</w:t>
        </w:r>
        <w:r w:rsidR="00FA258E">
          <w:rPr>
            <w:sz w:val="20"/>
          </w:rPr>
          <w:t xml:space="preserve"> 4</w:t>
        </w:r>
        <w:r w:rsidR="00A82637">
          <w:rPr>
            <w:sz w:val="20"/>
          </w:rPr>
          <w:t xml:space="preserve">).  Both methods performed </w:t>
        </w:r>
      </w:ins>
      <w:ins w:id="46" w:author="Kiri Wagstaff" w:date="2017-03-29T12:28:00Z">
        <w:r w:rsidR="00A82637">
          <w:rPr>
            <w:sz w:val="20"/>
          </w:rPr>
          <w:t xml:space="preserve">about the same for the Element class, but the list-based method performed better than the </w:t>
        </w:r>
        <w:proofErr w:type="spellStart"/>
        <w:r w:rsidR="00A82637">
          <w:rPr>
            <w:sz w:val="20"/>
          </w:rPr>
          <w:t>CoreNLP</w:t>
        </w:r>
        <w:proofErr w:type="spellEnd"/>
        <w:r w:rsidR="00A82637">
          <w:rPr>
            <w:sz w:val="20"/>
          </w:rPr>
          <w:t xml:space="preserve"> NER for Minerals and Targets. </w:t>
        </w:r>
      </w:ins>
      <w:del w:id="47" w:author="Kiri Wagstaff" w:date="2017-03-29T12:29:00Z">
        <w:r w:rsidR="00C6277B" w:rsidRPr="00C6277B" w:rsidDel="00A82637">
          <w:rPr>
            <w:sz w:val="20"/>
          </w:rPr>
          <w:delText xml:space="preserve">excellent for the Element and Mineral classes but lower for the Target class. </w:delText>
        </w:r>
      </w:del>
    </w:p>
    <w:p w14:paraId="240C0E79" w14:textId="77777777" w:rsidR="00A82637" w:rsidRDefault="00C6277B" w:rsidP="00A82637">
      <w:pPr>
        <w:keepNext/>
        <w:spacing w:line="240" w:lineRule="atLeast"/>
        <w:ind w:firstLine="288"/>
        <w:jc w:val="both"/>
        <w:rPr>
          <w:ins w:id="48" w:author="Kiri Wagstaff" w:date="2017-03-29T12:28:00Z"/>
        </w:rPr>
        <w:pPrChange w:id="49" w:author="Kiri Wagstaff" w:date="2017-03-29T12:28:00Z">
          <w:pPr>
            <w:spacing w:line="240" w:lineRule="atLeast"/>
            <w:ind w:firstLine="288"/>
            <w:jc w:val="both"/>
          </w:pPr>
        </w:pPrChange>
      </w:pPr>
      <w:r w:rsidRPr="00C6277B">
        <w:rPr>
          <w:sz w:val="20"/>
        </w:rPr>
        <w:t xml:space="preserve"> </w:t>
      </w:r>
      <w:ins w:id="50" w:author="Kiri Wagstaff" w:date="2017-03-29T12:27:00Z">
        <w:r w:rsidR="00A82637">
          <w:rPr>
            <w:noProof/>
            <w:sz w:val="20"/>
          </w:rPr>
          <w:drawing>
            <wp:inline distT="0" distB="0" distL="0" distR="0" wp14:anchorId="530ED549" wp14:editId="7B1924FD">
              <wp:extent cx="2818130" cy="1810385"/>
              <wp:effectExtent l="0" t="0" r="1270" b="0"/>
              <wp:docPr id="6" name="Picture 6" descr="fig/perf-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perf-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8130" cy="1810385"/>
                      </a:xfrm>
                      <a:prstGeom prst="rect">
                        <a:avLst/>
                      </a:prstGeom>
                      <a:noFill/>
                      <a:ln>
                        <a:noFill/>
                      </a:ln>
                    </pic:spPr>
                  </pic:pic>
                </a:graphicData>
              </a:graphic>
            </wp:inline>
          </w:drawing>
        </w:r>
      </w:ins>
    </w:p>
    <w:p w14:paraId="5719880F" w14:textId="060EACC3" w:rsidR="00C6277B" w:rsidRDefault="00A82637" w:rsidP="006A071D">
      <w:pPr>
        <w:pStyle w:val="Caption"/>
        <w:jc w:val="center"/>
        <w:rPr>
          <w:sz w:val="20"/>
        </w:rPr>
      </w:pPr>
      <w:ins w:id="51" w:author="Kiri Wagstaff" w:date="2017-03-29T12:28:00Z">
        <w:r>
          <w:t xml:space="preserve">Figure </w:t>
        </w:r>
      </w:ins>
      <w:ins w:id="52" w:author="Kiri Wagstaff" w:date="2017-03-29T12:36:00Z">
        <w:r w:rsidR="00FA258E">
          <w:t>4</w:t>
        </w:r>
      </w:ins>
      <w:ins w:id="53" w:author="Kiri Wagstaff" w:date="2017-03-29T12:28:00Z">
        <w:r>
          <w:t>. NER performance on LPSC 2016 doc</w:t>
        </w:r>
        <w:r>
          <w:t>ument</w:t>
        </w:r>
        <w:r>
          <w:t>s.</w:t>
        </w:r>
      </w:ins>
    </w:p>
    <w:p w14:paraId="2E8DC6CC" w14:textId="0078D0EE" w:rsidR="009F056C" w:rsidRDefault="00C6277B" w:rsidP="009608D1">
      <w:pPr>
        <w:spacing w:line="240" w:lineRule="atLeast"/>
        <w:ind w:firstLine="288"/>
        <w:jc w:val="both"/>
        <w:rPr>
          <w:ins w:id="54" w:author="Kiri Wagstaff" w:date="2017-03-29T12:51:00Z"/>
          <w:sz w:val="20"/>
        </w:rPr>
      </w:pPr>
      <w:r>
        <w:rPr>
          <w:i/>
          <w:sz w:val="20"/>
        </w:rPr>
        <w:t>Relation extraction.</w:t>
      </w:r>
      <w:r w:rsidR="0072461F">
        <w:rPr>
          <w:sz w:val="20"/>
        </w:rPr>
        <w:t xml:space="preserve">  We used the </w:t>
      </w:r>
      <w:proofErr w:type="spellStart"/>
      <w:r w:rsidR="0072461F">
        <w:rPr>
          <w:sz w:val="20"/>
        </w:rPr>
        <w:t>jSRE</w:t>
      </w:r>
      <w:proofErr w:type="spellEnd"/>
      <w:r w:rsidR="0072461F">
        <w:rPr>
          <w:sz w:val="20"/>
        </w:rPr>
        <w:t xml:space="preserve"> package [</w:t>
      </w:r>
      <w:ins w:id="55" w:author="Kiri Wagstaff" w:date="2017-03-29T12:31:00Z">
        <w:r w:rsidR="00C37095">
          <w:rPr>
            <w:sz w:val="20"/>
          </w:rPr>
          <w:t>4</w:t>
        </w:r>
      </w:ins>
      <w:r w:rsidR="0072461F">
        <w:rPr>
          <w:sz w:val="20"/>
        </w:rPr>
        <w:t>] to train a classifier to decide whether a compositional relation exist</w:t>
      </w:r>
      <w:ins w:id="56" w:author="Kiri Wagstaff" w:date="2017-03-29T12:50:00Z">
        <w:r w:rsidR="00815C7C">
          <w:rPr>
            <w:sz w:val="20"/>
          </w:rPr>
          <w:t>s</w:t>
        </w:r>
      </w:ins>
      <w:del w:id="57" w:author="Kiri Wagstaff" w:date="2017-03-29T12:50:00Z">
        <w:r w:rsidR="0072461F" w:rsidDel="00815C7C">
          <w:rPr>
            <w:sz w:val="20"/>
          </w:rPr>
          <w:delText>ed</w:delText>
        </w:r>
      </w:del>
      <w:r w:rsidR="0072461F">
        <w:rPr>
          <w:sz w:val="20"/>
        </w:rPr>
        <w:t xml:space="preserve"> for </w:t>
      </w:r>
      <w:del w:id="58" w:author="Kiri Wagstaff" w:date="2017-03-29T12:50:00Z">
        <w:r w:rsidR="0072461F" w:rsidDel="00815C7C">
          <w:rPr>
            <w:sz w:val="20"/>
          </w:rPr>
          <w:delText xml:space="preserve">each </w:delText>
        </w:r>
      </w:del>
      <w:ins w:id="59" w:author="Kiri Wagstaff" w:date="2017-03-29T12:50:00Z">
        <w:r w:rsidR="00815C7C">
          <w:rPr>
            <w:sz w:val="20"/>
          </w:rPr>
          <w:t>a</w:t>
        </w:r>
        <w:r w:rsidR="00815C7C">
          <w:rPr>
            <w:sz w:val="20"/>
          </w:rPr>
          <w:t xml:space="preserve"> </w:t>
        </w:r>
      </w:ins>
      <w:r w:rsidR="0072461F">
        <w:rPr>
          <w:sz w:val="20"/>
        </w:rPr>
        <w:t>candidate (</w:t>
      </w:r>
      <w:ins w:id="60" w:author="Kiri Wagstaff" w:date="2017-03-29T12:36:00Z">
        <w:r w:rsidR="009F056C">
          <w:rPr>
            <w:sz w:val="20"/>
          </w:rPr>
          <w:t>T</w:t>
        </w:r>
      </w:ins>
      <w:del w:id="61" w:author="Kiri Wagstaff" w:date="2017-03-29T12:36:00Z">
        <w:r w:rsidR="0072461F" w:rsidDel="009F056C">
          <w:rPr>
            <w:sz w:val="20"/>
          </w:rPr>
          <w:delText>t</w:delText>
        </w:r>
      </w:del>
      <w:r w:rsidR="0072461F">
        <w:rPr>
          <w:sz w:val="20"/>
        </w:rPr>
        <w:t xml:space="preserve">arget, </w:t>
      </w:r>
      <w:ins w:id="62" w:author="Kiri Wagstaff" w:date="2017-03-29T12:37:00Z">
        <w:r w:rsidR="009F056C">
          <w:rPr>
            <w:sz w:val="20"/>
          </w:rPr>
          <w:t>C</w:t>
        </w:r>
      </w:ins>
      <w:del w:id="63" w:author="Kiri Wagstaff" w:date="2017-03-29T12:37:00Z">
        <w:r w:rsidR="0072461F" w:rsidDel="009F056C">
          <w:rPr>
            <w:sz w:val="20"/>
          </w:rPr>
          <w:delText>c</w:delText>
        </w:r>
      </w:del>
      <w:proofErr w:type="gramStart"/>
      <w:r w:rsidR="0072461F">
        <w:rPr>
          <w:sz w:val="20"/>
        </w:rPr>
        <w:t>omponent)  pair</w:t>
      </w:r>
      <w:proofErr w:type="gramEnd"/>
      <w:r w:rsidR="0072461F">
        <w:rPr>
          <w:sz w:val="20"/>
        </w:rPr>
        <w:t xml:space="preserve"> in the text</w:t>
      </w:r>
      <w:ins w:id="64" w:author="Kiri Wagstaff" w:date="2017-03-29T14:29:00Z">
        <w:r w:rsidR="00BD768C">
          <w:rPr>
            <w:sz w:val="20"/>
          </w:rPr>
          <w:t xml:space="preserve"> (e.g., “Target Epworth contains calcium”)</w:t>
        </w:r>
      </w:ins>
      <w:r w:rsidR="0072461F">
        <w:rPr>
          <w:sz w:val="20"/>
        </w:rPr>
        <w:t xml:space="preserve">.  A </w:t>
      </w:r>
      <w:ins w:id="65" w:author="Kiri Wagstaff" w:date="2017-03-29T12:37:00Z">
        <w:r w:rsidR="009F056C">
          <w:rPr>
            <w:sz w:val="20"/>
          </w:rPr>
          <w:t>C</w:t>
        </w:r>
      </w:ins>
      <w:del w:id="66" w:author="Kiri Wagstaff" w:date="2017-03-29T12:37:00Z">
        <w:r w:rsidR="0072461F" w:rsidDel="009F056C">
          <w:rPr>
            <w:sz w:val="20"/>
          </w:rPr>
          <w:delText>c</w:delText>
        </w:r>
      </w:del>
      <w:r w:rsidR="0072461F">
        <w:rPr>
          <w:sz w:val="20"/>
        </w:rPr>
        <w:t xml:space="preserve">omponent is any </w:t>
      </w:r>
      <w:ins w:id="67" w:author="Kiri Wagstaff" w:date="2017-03-29T12:37:00Z">
        <w:r w:rsidR="009F056C">
          <w:rPr>
            <w:sz w:val="20"/>
          </w:rPr>
          <w:t>E</w:t>
        </w:r>
      </w:ins>
      <w:del w:id="68" w:author="Kiri Wagstaff" w:date="2017-03-29T12:37:00Z">
        <w:r w:rsidR="0072461F" w:rsidDel="009F056C">
          <w:rPr>
            <w:sz w:val="20"/>
          </w:rPr>
          <w:delText>e</w:delText>
        </w:r>
      </w:del>
      <w:r w:rsidR="0072461F">
        <w:rPr>
          <w:sz w:val="20"/>
        </w:rPr>
        <w:t xml:space="preserve">lement or </w:t>
      </w:r>
      <w:ins w:id="69" w:author="Kiri Wagstaff" w:date="2017-03-29T12:37:00Z">
        <w:r w:rsidR="009F056C">
          <w:rPr>
            <w:sz w:val="20"/>
          </w:rPr>
          <w:t>M</w:t>
        </w:r>
      </w:ins>
      <w:del w:id="70" w:author="Kiri Wagstaff" w:date="2017-03-29T12:37:00Z">
        <w:r w:rsidR="0072461F" w:rsidDel="009F056C">
          <w:rPr>
            <w:sz w:val="20"/>
          </w:rPr>
          <w:delText>m</w:delText>
        </w:r>
      </w:del>
      <w:r w:rsidR="0072461F">
        <w:rPr>
          <w:sz w:val="20"/>
        </w:rPr>
        <w:t xml:space="preserve">ineral.  The classifier uses a “bag-of-words” representation (i.e., ignores the order of words) of the sentence containing the target and </w:t>
      </w:r>
      <w:r w:rsidR="0072461F">
        <w:rPr>
          <w:sz w:val="20"/>
        </w:rPr>
        <w:lastRenderedPageBreak/>
        <w:t>component and knowledge about the position of the target and component within the sentence.</w:t>
      </w:r>
      <w:ins w:id="71" w:author="Kiri Wagstaff" w:date="2017-03-29T12:37:00Z">
        <w:r w:rsidR="009F056C">
          <w:rPr>
            <w:sz w:val="20"/>
          </w:rPr>
          <w:t xml:space="preserve">  </w:t>
        </w:r>
      </w:ins>
      <w:ins w:id="72" w:author="Kiri Wagstaff" w:date="2017-03-29T12:49:00Z">
        <w:r w:rsidR="000A2499">
          <w:rPr>
            <w:sz w:val="20"/>
          </w:rPr>
          <w:t xml:space="preserve">We compiled training and test sets </w:t>
        </w:r>
        <w:r w:rsidR="00815C7C">
          <w:rPr>
            <w:sz w:val="20"/>
          </w:rPr>
          <w:t xml:space="preserve">consisting of all candidate </w:t>
        </w:r>
      </w:ins>
      <w:ins w:id="73" w:author="Kiri Wagstaff" w:date="2017-03-29T12:50:00Z">
        <w:r w:rsidR="00815C7C">
          <w:rPr>
            <w:sz w:val="20"/>
          </w:rPr>
          <w:t xml:space="preserve">(Target, Component) </w:t>
        </w:r>
      </w:ins>
      <w:ins w:id="74" w:author="Kiri Wagstaff" w:date="2017-03-29T12:49:00Z">
        <w:r w:rsidR="00815C7C">
          <w:rPr>
            <w:sz w:val="20"/>
          </w:rPr>
          <w:t xml:space="preserve">pairs </w:t>
        </w:r>
      </w:ins>
      <w:ins w:id="75" w:author="Kiri Wagstaff" w:date="2017-03-29T14:17:00Z">
        <w:r w:rsidR="004005F0">
          <w:rPr>
            <w:sz w:val="20"/>
          </w:rPr>
          <w:t>that were</w:t>
        </w:r>
      </w:ins>
      <w:ins w:id="76" w:author="Kiri Wagstaff" w:date="2017-03-29T12:49:00Z">
        <w:r w:rsidR="000A2499">
          <w:rPr>
            <w:sz w:val="20"/>
          </w:rPr>
          <w:t xml:space="preserve"> automatically extracted </w:t>
        </w:r>
      </w:ins>
      <w:ins w:id="77" w:author="Kiri Wagstaff" w:date="2017-03-29T14:17:00Z">
        <w:r w:rsidR="004005F0">
          <w:rPr>
            <w:sz w:val="20"/>
          </w:rPr>
          <w:t>by the NER system</w:t>
        </w:r>
      </w:ins>
      <w:ins w:id="78" w:author="Kiri Wagstaff" w:date="2017-03-29T12:49:00Z">
        <w:r w:rsidR="004005F0">
          <w:rPr>
            <w:sz w:val="20"/>
          </w:rPr>
          <w:t xml:space="preserve">.  The number of candidates for each Component </w:t>
        </w:r>
      </w:ins>
      <w:ins w:id="79" w:author="Kiri Wagstaff" w:date="2017-03-29T14:17:00Z">
        <w:r w:rsidR="004005F0">
          <w:rPr>
            <w:sz w:val="20"/>
          </w:rPr>
          <w:t xml:space="preserve">type </w:t>
        </w:r>
      </w:ins>
      <w:ins w:id="80" w:author="Kiri Wagstaff" w:date="2017-03-29T12:49:00Z">
        <w:r w:rsidR="004005F0">
          <w:rPr>
            <w:sz w:val="20"/>
          </w:rPr>
          <w:t>are shown in Table 1.</w:t>
        </w:r>
      </w:ins>
    </w:p>
    <w:p w14:paraId="0BD3444D" w14:textId="77777777" w:rsidR="00F37840" w:rsidRDefault="00F37840" w:rsidP="009608D1">
      <w:pPr>
        <w:spacing w:line="240" w:lineRule="atLeast"/>
        <w:ind w:firstLine="288"/>
        <w:jc w:val="both"/>
        <w:rPr>
          <w:ins w:id="81" w:author="Kiri Wagstaff" w:date="2017-03-29T12:37:00Z"/>
          <w:sz w:val="20"/>
        </w:rPr>
      </w:pPr>
    </w:p>
    <w:tbl>
      <w:tblPr>
        <w:tblStyle w:val="TableGrid"/>
        <w:tblW w:w="0" w:type="auto"/>
        <w:tblLook w:val="04A0" w:firstRow="1" w:lastRow="0" w:firstColumn="1" w:lastColumn="0" w:noHBand="0" w:noVBand="1"/>
      </w:tblPr>
      <w:tblGrid>
        <w:gridCol w:w="1793"/>
        <w:gridCol w:w="1160"/>
        <w:gridCol w:w="1477"/>
      </w:tblGrid>
      <w:tr w:rsidR="009F056C" w14:paraId="64AD18D1" w14:textId="77777777" w:rsidTr="000A2499">
        <w:trPr>
          <w:ins w:id="82" w:author="Kiri Wagstaff" w:date="2017-03-29T12:37:00Z"/>
        </w:trPr>
        <w:tc>
          <w:tcPr>
            <w:tcW w:w="1793" w:type="dxa"/>
          </w:tcPr>
          <w:p w14:paraId="1A8C60A1" w14:textId="60236B2D" w:rsidR="009F056C" w:rsidRPr="000A2499" w:rsidRDefault="009F056C" w:rsidP="009608D1">
            <w:pPr>
              <w:spacing w:line="240" w:lineRule="atLeast"/>
              <w:jc w:val="both"/>
              <w:rPr>
                <w:ins w:id="83" w:author="Kiri Wagstaff" w:date="2017-03-29T12:37:00Z"/>
                <w:b/>
                <w:sz w:val="20"/>
              </w:rPr>
            </w:pPr>
            <w:ins w:id="84" w:author="Kiri Wagstaff" w:date="2017-03-29T12:37:00Z">
              <w:r w:rsidRPr="000A2499">
                <w:rPr>
                  <w:b/>
                  <w:sz w:val="20"/>
                </w:rPr>
                <w:t>Corpus</w:t>
              </w:r>
            </w:ins>
          </w:p>
        </w:tc>
        <w:tc>
          <w:tcPr>
            <w:tcW w:w="1160" w:type="dxa"/>
          </w:tcPr>
          <w:p w14:paraId="1663C726" w14:textId="4B373E75" w:rsidR="009F056C" w:rsidRPr="000A2499" w:rsidRDefault="009F056C" w:rsidP="000A2499">
            <w:pPr>
              <w:spacing w:line="240" w:lineRule="atLeast"/>
              <w:jc w:val="center"/>
              <w:rPr>
                <w:ins w:id="85" w:author="Kiri Wagstaff" w:date="2017-03-29T12:37:00Z"/>
                <w:b/>
                <w:sz w:val="20"/>
              </w:rPr>
            </w:pPr>
            <w:ins w:id="86" w:author="Kiri Wagstaff" w:date="2017-03-29T12:37:00Z">
              <w:r w:rsidRPr="000A2499">
                <w:rPr>
                  <w:b/>
                  <w:sz w:val="20"/>
                </w:rPr>
                <w:t>Element</w:t>
              </w:r>
            </w:ins>
          </w:p>
        </w:tc>
        <w:tc>
          <w:tcPr>
            <w:tcW w:w="1477" w:type="dxa"/>
          </w:tcPr>
          <w:p w14:paraId="0CDBBB4C" w14:textId="2163F29C" w:rsidR="009F056C" w:rsidRPr="000A2499" w:rsidRDefault="009F056C" w:rsidP="000A2499">
            <w:pPr>
              <w:spacing w:line="240" w:lineRule="atLeast"/>
              <w:jc w:val="center"/>
              <w:rPr>
                <w:ins w:id="87" w:author="Kiri Wagstaff" w:date="2017-03-29T12:37:00Z"/>
                <w:b/>
                <w:sz w:val="20"/>
              </w:rPr>
            </w:pPr>
            <w:ins w:id="88" w:author="Kiri Wagstaff" w:date="2017-03-29T12:37:00Z">
              <w:r w:rsidRPr="000A2499">
                <w:rPr>
                  <w:b/>
                  <w:sz w:val="20"/>
                </w:rPr>
                <w:t>Mineral</w:t>
              </w:r>
            </w:ins>
          </w:p>
        </w:tc>
      </w:tr>
      <w:tr w:rsidR="009F056C" w14:paraId="45DB72E8" w14:textId="77777777" w:rsidTr="000A2499">
        <w:trPr>
          <w:ins w:id="89" w:author="Kiri Wagstaff" w:date="2017-03-29T12:37:00Z"/>
        </w:trPr>
        <w:tc>
          <w:tcPr>
            <w:tcW w:w="1793" w:type="dxa"/>
          </w:tcPr>
          <w:p w14:paraId="5F9DEB55" w14:textId="5E0C5B5E" w:rsidR="009F056C" w:rsidRDefault="009F056C" w:rsidP="009608D1">
            <w:pPr>
              <w:spacing w:line="240" w:lineRule="atLeast"/>
              <w:jc w:val="both"/>
              <w:rPr>
                <w:ins w:id="90" w:author="Kiri Wagstaff" w:date="2017-03-29T12:37:00Z"/>
                <w:sz w:val="20"/>
              </w:rPr>
            </w:pPr>
            <w:ins w:id="91" w:author="Kiri Wagstaff" w:date="2017-03-29T12:38:00Z">
              <w:r>
                <w:rPr>
                  <w:sz w:val="20"/>
                </w:rPr>
                <w:t>LPSC 2015</w:t>
              </w:r>
              <w:r w:rsidR="004005F0">
                <w:rPr>
                  <w:sz w:val="20"/>
                </w:rPr>
                <w:t xml:space="preserve"> (t</w:t>
              </w:r>
              <w:r>
                <w:rPr>
                  <w:sz w:val="20"/>
                </w:rPr>
                <w:t>rain)</w:t>
              </w:r>
            </w:ins>
          </w:p>
        </w:tc>
        <w:tc>
          <w:tcPr>
            <w:tcW w:w="1160" w:type="dxa"/>
          </w:tcPr>
          <w:p w14:paraId="4859FAD0" w14:textId="080DF813" w:rsidR="009F056C" w:rsidRDefault="009F056C" w:rsidP="000A2499">
            <w:pPr>
              <w:spacing w:line="240" w:lineRule="atLeast"/>
              <w:jc w:val="center"/>
              <w:rPr>
                <w:ins w:id="92" w:author="Kiri Wagstaff" w:date="2017-03-29T12:37:00Z"/>
                <w:sz w:val="20"/>
              </w:rPr>
            </w:pPr>
            <w:ins w:id="93" w:author="Kiri Wagstaff" w:date="2017-03-29T12:38:00Z">
              <w:r>
                <w:rPr>
                  <w:sz w:val="20"/>
                </w:rPr>
                <w:t>273</w:t>
              </w:r>
            </w:ins>
          </w:p>
        </w:tc>
        <w:tc>
          <w:tcPr>
            <w:tcW w:w="1477" w:type="dxa"/>
          </w:tcPr>
          <w:p w14:paraId="3EF7DCB9" w14:textId="1AF2B889" w:rsidR="009F056C" w:rsidRDefault="009F056C" w:rsidP="000A2499">
            <w:pPr>
              <w:spacing w:line="240" w:lineRule="atLeast"/>
              <w:jc w:val="center"/>
              <w:rPr>
                <w:ins w:id="94" w:author="Kiri Wagstaff" w:date="2017-03-29T12:37:00Z"/>
                <w:sz w:val="20"/>
              </w:rPr>
            </w:pPr>
            <w:ins w:id="95" w:author="Kiri Wagstaff" w:date="2017-03-29T12:38:00Z">
              <w:r>
                <w:rPr>
                  <w:sz w:val="20"/>
                </w:rPr>
                <w:t>151</w:t>
              </w:r>
            </w:ins>
          </w:p>
        </w:tc>
      </w:tr>
      <w:tr w:rsidR="009F056C" w14:paraId="4E5C91DE" w14:textId="77777777" w:rsidTr="000A2499">
        <w:trPr>
          <w:ins w:id="96" w:author="Kiri Wagstaff" w:date="2017-03-29T12:37:00Z"/>
        </w:trPr>
        <w:tc>
          <w:tcPr>
            <w:tcW w:w="1793" w:type="dxa"/>
          </w:tcPr>
          <w:p w14:paraId="0ED415FC" w14:textId="6C9E2C1E" w:rsidR="009F056C" w:rsidRDefault="009F056C" w:rsidP="009608D1">
            <w:pPr>
              <w:spacing w:line="240" w:lineRule="atLeast"/>
              <w:jc w:val="both"/>
              <w:rPr>
                <w:ins w:id="97" w:author="Kiri Wagstaff" w:date="2017-03-29T12:37:00Z"/>
                <w:sz w:val="20"/>
              </w:rPr>
            </w:pPr>
            <w:ins w:id="98" w:author="Kiri Wagstaff" w:date="2017-03-29T12:38:00Z">
              <w:r>
                <w:rPr>
                  <w:sz w:val="20"/>
                </w:rPr>
                <w:t>LPSC 2016 (test)</w:t>
              </w:r>
            </w:ins>
          </w:p>
        </w:tc>
        <w:tc>
          <w:tcPr>
            <w:tcW w:w="1160" w:type="dxa"/>
          </w:tcPr>
          <w:p w14:paraId="795C2701" w14:textId="0B0F7EA0" w:rsidR="009F056C" w:rsidRDefault="009F056C" w:rsidP="000A2499">
            <w:pPr>
              <w:spacing w:line="240" w:lineRule="atLeast"/>
              <w:jc w:val="center"/>
              <w:rPr>
                <w:ins w:id="99" w:author="Kiri Wagstaff" w:date="2017-03-29T12:37:00Z"/>
                <w:sz w:val="20"/>
              </w:rPr>
            </w:pPr>
            <w:ins w:id="100" w:author="Kiri Wagstaff" w:date="2017-03-29T12:38:00Z">
              <w:r>
                <w:rPr>
                  <w:sz w:val="20"/>
                </w:rPr>
                <w:t>34</w:t>
              </w:r>
            </w:ins>
          </w:p>
        </w:tc>
        <w:tc>
          <w:tcPr>
            <w:tcW w:w="1477" w:type="dxa"/>
          </w:tcPr>
          <w:p w14:paraId="5F5155FC" w14:textId="6C798030" w:rsidR="009F056C" w:rsidRDefault="009F056C" w:rsidP="000A2499">
            <w:pPr>
              <w:spacing w:line="240" w:lineRule="atLeast"/>
              <w:jc w:val="center"/>
              <w:rPr>
                <w:ins w:id="101" w:author="Kiri Wagstaff" w:date="2017-03-29T12:37:00Z"/>
                <w:sz w:val="20"/>
              </w:rPr>
            </w:pPr>
            <w:ins w:id="102" w:author="Kiri Wagstaff" w:date="2017-03-29T12:38:00Z">
              <w:r>
                <w:rPr>
                  <w:sz w:val="20"/>
                </w:rPr>
                <w:t>9</w:t>
              </w:r>
            </w:ins>
          </w:p>
        </w:tc>
      </w:tr>
    </w:tbl>
    <w:p w14:paraId="4E5508CF" w14:textId="37D308A1" w:rsidR="000A2499" w:rsidRDefault="000A2499" w:rsidP="000A2499">
      <w:pPr>
        <w:pStyle w:val="Caption"/>
        <w:jc w:val="center"/>
        <w:rPr>
          <w:ins w:id="103" w:author="Kiri Wagstaff" w:date="2017-03-29T12:48:00Z"/>
          <w:sz w:val="20"/>
        </w:rPr>
      </w:pPr>
      <w:ins w:id="104" w:author="Kiri Wagstaff" w:date="2017-03-29T12:48:00Z">
        <w:r>
          <w:t>Table 1</w:t>
        </w:r>
        <w:r>
          <w:t xml:space="preserve">. </w:t>
        </w:r>
        <w:r>
          <w:t>Number of candidates for relation extraction</w:t>
        </w:r>
        <w:r>
          <w:t>.</w:t>
        </w:r>
      </w:ins>
    </w:p>
    <w:p w14:paraId="63DFECFB" w14:textId="694C4299" w:rsidR="00C6277B" w:rsidRPr="00BD768C" w:rsidRDefault="00BD768C" w:rsidP="00934A78">
      <w:pPr>
        <w:spacing w:line="240" w:lineRule="atLeast"/>
        <w:ind w:firstLine="270"/>
        <w:jc w:val="both"/>
        <w:rPr>
          <w:sz w:val="20"/>
        </w:rPr>
      </w:pPr>
      <w:ins w:id="105" w:author="Kiri Wagstaff" w:date="2017-03-29T14:27:00Z">
        <w:r w:rsidRPr="00BD768C">
          <w:rPr>
            <w:sz w:val="20"/>
            <w:rPrChange w:id="106" w:author="Kiri Wagstaff" w:date="2017-03-29T14:27:00Z">
              <w:rPr>
                <w:b/>
                <w:sz w:val="20"/>
              </w:rPr>
            </w:rPrChange>
          </w:rPr>
          <w:t>Performance</w:t>
        </w:r>
        <w:r>
          <w:rPr>
            <w:sz w:val="20"/>
          </w:rPr>
          <w:t xml:space="preserve"> on relation extraction is shown in Fig. </w:t>
        </w:r>
      </w:ins>
      <w:ins w:id="107" w:author="Kiri Wagstaff" w:date="2017-03-29T14:28:00Z">
        <w:r>
          <w:rPr>
            <w:sz w:val="20"/>
          </w:rPr>
          <w:t>5.  We compared the trained classifier to a simple baseline method that classifies all Target-Component pair</w:t>
        </w:r>
      </w:ins>
      <w:ins w:id="108" w:author="Kiri Wagstaff" w:date="2017-03-29T14:30:00Z">
        <w:r>
          <w:rPr>
            <w:sz w:val="20"/>
          </w:rPr>
          <w:t>s</w:t>
        </w:r>
      </w:ins>
      <w:ins w:id="109" w:author="Kiri Wagstaff" w:date="2017-03-29T14:28:00Z">
        <w:r>
          <w:rPr>
            <w:sz w:val="20"/>
          </w:rPr>
          <w:t xml:space="preserve"> as showing a compositional relationship (“All-yes”).</w:t>
        </w:r>
      </w:ins>
      <w:ins w:id="110" w:author="Kiri Wagstaff" w:date="2017-03-29T14:30:00Z">
        <w:r>
          <w:rPr>
            <w:sz w:val="20"/>
          </w:rPr>
          <w:t xml:space="preserve">  This baseline performs quite well, indicating that whenever the system finds a Target-</w:t>
        </w:r>
        <w:proofErr w:type="spellStart"/>
        <w:r>
          <w:rPr>
            <w:sz w:val="20"/>
          </w:rPr>
          <w:t>Componet</w:t>
        </w:r>
        <w:proofErr w:type="spellEnd"/>
        <w:r>
          <w:rPr>
            <w:sz w:val="20"/>
          </w:rPr>
          <w:t xml:space="preserve"> pair within a sentence, there is a high probability that they are in a compositional relationship.  However, using machine learning to refine this decision process (“Classifier”) improved performance for the Target-Mineral pairs.</w:t>
        </w:r>
      </w:ins>
    </w:p>
    <w:p w14:paraId="4F8C030A" w14:textId="77777777" w:rsidR="007D0A6B" w:rsidRDefault="007D0A6B" w:rsidP="001220C8">
      <w:pPr>
        <w:keepNext/>
        <w:spacing w:line="240" w:lineRule="atLeast"/>
        <w:jc w:val="center"/>
        <w:rPr>
          <w:ins w:id="111" w:author="Kiri Wagstaff" w:date="2017-03-29T14:22:00Z"/>
        </w:rPr>
        <w:pPrChange w:id="112" w:author="Kiri Wagstaff" w:date="2017-03-29T14:31:00Z">
          <w:pPr>
            <w:keepNext/>
            <w:spacing w:line="240" w:lineRule="atLeast"/>
            <w:jc w:val="both"/>
          </w:pPr>
        </w:pPrChange>
      </w:pPr>
      <w:ins w:id="113" w:author="Kiri Wagstaff" w:date="2017-03-29T14:21:00Z">
        <w:r>
          <w:rPr>
            <w:noProof/>
            <w:sz w:val="20"/>
          </w:rPr>
          <w:drawing>
            <wp:inline distT="0" distB="0" distL="0" distR="0" wp14:anchorId="39EB100F" wp14:editId="03F33B98">
              <wp:extent cx="2234882" cy="1688128"/>
              <wp:effectExtent l="0" t="0" r="635" b="0"/>
              <wp:docPr id="10" name="Picture 10" descr="fig/per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perf-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949" cy="1704041"/>
                      </a:xfrm>
                      <a:prstGeom prst="rect">
                        <a:avLst/>
                      </a:prstGeom>
                      <a:noFill/>
                      <a:ln>
                        <a:noFill/>
                      </a:ln>
                    </pic:spPr>
                  </pic:pic>
                </a:graphicData>
              </a:graphic>
            </wp:inline>
          </w:drawing>
        </w:r>
      </w:ins>
    </w:p>
    <w:p w14:paraId="56C0CBEE" w14:textId="2DA3CB8A" w:rsidR="007D0A6B" w:rsidRDefault="007D0A6B" w:rsidP="00BD768C">
      <w:pPr>
        <w:pStyle w:val="Caption"/>
        <w:jc w:val="center"/>
        <w:rPr>
          <w:ins w:id="114" w:author="Kiri Wagstaff" w:date="2017-03-29T14:21:00Z"/>
          <w:i w:val="0"/>
          <w:sz w:val="20"/>
        </w:rPr>
      </w:pPr>
      <w:ins w:id="115" w:author="Kiri Wagstaff" w:date="2017-03-29T14:22:00Z">
        <w:r>
          <w:t>Figure 5. Relation extraction performance on LPSC 2016.</w:t>
        </w:r>
      </w:ins>
    </w:p>
    <w:p w14:paraId="4D6C1892" w14:textId="126DB2A1" w:rsidR="00694048" w:rsidRDefault="002C6A3F" w:rsidP="002C6A3F">
      <w:pPr>
        <w:spacing w:line="240" w:lineRule="atLeast"/>
        <w:ind w:firstLine="288"/>
        <w:jc w:val="both"/>
        <w:rPr>
          <w:sz w:val="20"/>
        </w:rPr>
      </w:pPr>
      <w:r>
        <w:rPr>
          <w:b/>
          <w:sz w:val="20"/>
        </w:rPr>
        <w:t>Future W</w:t>
      </w:r>
      <w:r w:rsidR="0072461F">
        <w:rPr>
          <w:b/>
          <w:sz w:val="20"/>
        </w:rPr>
        <w:t>ork:</w:t>
      </w:r>
      <w:r w:rsidR="0072461F">
        <w:rPr>
          <w:sz w:val="20"/>
        </w:rPr>
        <w:t xml:space="preserve">  We plan to extend the MTE to encompass longer, peer-reviewed journal articles.  </w:t>
      </w:r>
      <w:r>
        <w:rPr>
          <w:sz w:val="20"/>
        </w:rPr>
        <w:t>We will also experiment with ways to identify relations that cross sentence boundaries, which requires a deeper processing of the document to resolve pronouns and other ambiguous terms and connect them with specific targets and components.</w:t>
      </w:r>
    </w:p>
    <w:p w14:paraId="46F77A39" w14:textId="13179DC3" w:rsidR="001875F8" w:rsidRDefault="009608D1" w:rsidP="001875F8">
      <w:pPr>
        <w:spacing w:line="240" w:lineRule="atLeast"/>
        <w:ind w:firstLine="288"/>
        <w:jc w:val="both"/>
        <w:rPr>
          <w:sz w:val="20"/>
        </w:rPr>
      </w:pPr>
      <w:r>
        <w:rPr>
          <w:b/>
          <w:sz w:val="20"/>
        </w:rPr>
        <w:t xml:space="preserve">Acknowledgments: </w:t>
      </w:r>
      <w:r w:rsidRPr="009608D1">
        <w:rPr>
          <w:sz w:val="20"/>
        </w:rPr>
        <w:t xml:space="preserve">This work was </w:t>
      </w:r>
      <w:r>
        <w:rPr>
          <w:sz w:val="20"/>
        </w:rPr>
        <w:t xml:space="preserve">funded by the AMMOS program and the PDS and was </w:t>
      </w:r>
      <w:r w:rsidRPr="009608D1">
        <w:rPr>
          <w:sz w:val="20"/>
        </w:rPr>
        <w:t xml:space="preserve">carried out in </w:t>
      </w:r>
      <w:r>
        <w:rPr>
          <w:sz w:val="20"/>
        </w:rPr>
        <w:t>part at the Jet Propulsion Lab</w:t>
      </w:r>
      <w:r w:rsidRPr="009608D1">
        <w:rPr>
          <w:sz w:val="20"/>
        </w:rPr>
        <w:t xml:space="preserve">oratory, California Institute of Technology, under a contract with the National Aeronautics and Space Administration. Government sponsorship acknowledged. </w:t>
      </w:r>
    </w:p>
    <w:p w14:paraId="1F18A6BD" w14:textId="5C4A6A3D" w:rsidR="00E41B4E" w:rsidRDefault="00694048" w:rsidP="00A82637">
      <w:pPr>
        <w:spacing w:line="240" w:lineRule="atLeast"/>
        <w:ind w:firstLine="288"/>
        <w:jc w:val="both"/>
        <w:rPr>
          <w:sz w:val="20"/>
        </w:rPr>
      </w:pPr>
      <w:r>
        <w:rPr>
          <w:b/>
          <w:sz w:val="20"/>
        </w:rPr>
        <w:t>References:</w:t>
      </w:r>
      <w:r>
        <w:rPr>
          <w:sz w:val="20"/>
        </w:rPr>
        <w:t xml:space="preserve"> </w:t>
      </w:r>
      <w:ins w:id="116" w:author="Kiri Wagstaff" w:date="2017-03-29T12:31:00Z">
        <w:r w:rsidR="00A82637">
          <w:rPr>
            <w:sz w:val="20"/>
          </w:rPr>
          <w:t xml:space="preserve">[1] Wagstaff, K. L. et al. (2015) </w:t>
        </w:r>
        <w:r w:rsidR="00A82637">
          <w:rPr>
            <w:i/>
            <w:sz w:val="20"/>
          </w:rPr>
          <w:t>AAAI Workshop on Knowledge Extraction from Text</w:t>
        </w:r>
        <w:r w:rsidR="00A82637">
          <w:rPr>
            <w:sz w:val="20"/>
          </w:rPr>
          <w:t>.</w:t>
        </w:r>
        <w:r w:rsidR="00A82637">
          <w:rPr>
            <w:sz w:val="20"/>
          </w:rPr>
          <w:t xml:space="preserve"> </w:t>
        </w:r>
      </w:ins>
      <w:ins w:id="117" w:author="Kiri Wagstaff" w:date="2017-03-29T12:30:00Z">
        <w:r w:rsidR="00A82637">
          <w:rPr>
            <w:sz w:val="20"/>
          </w:rPr>
          <w:t>[2</w:t>
        </w:r>
        <w:r w:rsidR="00912CD7">
          <w:rPr>
            <w:sz w:val="20"/>
          </w:rPr>
          <w:t>]</w:t>
        </w:r>
      </w:ins>
      <w:ins w:id="118" w:author="Kiri Wagstaff" w:date="2017-03-29T14:10:00Z">
        <w:r w:rsidR="00244606">
          <w:rPr>
            <w:sz w:val="20"/>
          </w:rPr>
          <w:t xml:space="preserve"> </w:t>
        </w:r>
        <w:proofErr w:type="spellStart"/>
        <w:r w:rsidR="00244606">
          <w:rPr>
            <w:sz w:val="20"/>
          </w:rPr>
          <w:t>Mattmann</w:t>
        </w:r>
        <w:proofErr w:type="spellEnd"/>
        <w:r w:rsidR="00912CD7">
          <w:rPr>
            <w:sz w:val="20"/>
          </w:rPr>
          <w:t>, C.</w:t>
        </w:r>
        <w:r w:rsidR="00244606">
          <w:rPr>
            <w:sz w:val="20"/>
          </w:rPr>
          <w:t xml:space="preserve"> &amp; </w:t>
        </w:r>
        <w:proofErr w:type="spellStart"/>
        <w:r w:rsidR="00244606">
          <w:rPr>
            <w:sz w:val="20"/>
          </w:rPr>
          <w:t>Zitting</w:t>
        </w:r>
        <w:proofErr w:type="spellEnd"/>
        <w:r w:rsidR="00244606">
          <w:rPr>
            <w:sz w:val="20"/>
          </w:rPr>
          <w:t>, J.</w:t>
        </w:r>
      </w:ins>
      <w:ins w:id="119" w:author="Kiri Wagstaff" w:date="2017-03-29T14:11:00Z">
        <w:r w:rsidR="00912CD7">
          <w:rPr>
            <w:sz w:val="20"/>
          </w:rPr>
          <w:t xml:space="preserve"> (2011)</w:t>
        </w:r>
      </w:ins>
      <w:ins w:id="120" w:author="Kiri Wagstaff" w:date="2017-03-29T14:10:00Z">
        <w:r w:rsidR="00244606">
          <w:rPr>
            <w:sz w:val="20"/>
          </w:rPr>
          <w:t xml:space="preserve"> </w:t>
        </w:r>
        <w:proofErr w:type="spellStart"/>
        <w:r w:rsidR="00244606">
          <w:rPr>
            <w:i/>
            <w:sz w:val="20"/>
          </w:rPr>
          <w:t>Tika</w:t>
        </w:r>
        <w:proofErr w:type="spellEnd"/>
        <w:r w:rsidR="00244606">
          <w:rPr>
            <w:i/>
            <w:sz w:val="20"/>
          </w:rPr>
          <w:t xml:space="preserve"> in Action</w:t>
        </w:r>
      </w:ins>
      <w:ins w:id="121" w:author="Kiri Wagstaff" w:date="2017-03-29T12:30:00Z">
        <w:r w:rsidR="00A82637">
          <w:rPr>
            <w:sz w:val="20"/>
          </w:rPr>
          <w:t xml:space="preserve">. </w:t>
        </w:r>
      </w:ins>
      <w:r w:rsidR="001875F8">
        <w:rPr>
          <w:sz w:val="20"/>
        </w:rPr>
        <w:t>[</w:t>
      </w:r>
      <w:ins w:id="122" w:author="Kiri Wagstaff" w:date="2017-03-29T14:13:00Z">
        <w:r w:rsidR="00C37095">
          <w:rPr>
            <w:sz w:val="20"/>
          </w:rPr>
          <w:t>3</w:t>
        </w:r>
      </w:ins>
      <w:del w:id="123" w:author="Kiri Wagstaff" w:date="2017-03-29T12:30:00Z">
        <w:r w:rsidR="001875F8" w:rsidDel="00A82637">
          <w:rPr>
            <w:sz w:val="20"/>
          </w:rPr>
          <w:delText>1</w:delText>
        </w:r>
      </w:del>
      <w:r w:rsidR="001875F8">
        <w:rPr>
          <w:sz w:val="20"/>
        </w:rPr>
        <w:t xml:space="preserve">] </w:t>
      </w:r>
      <w:del w:id="124" w:author="Kiri Wagstaff" w:date="2017-03-29T14:14:00Z">
        <w:r w:rsidR="001875F8" w:rsidDel="00C37095">
          <w:rPr>
            <w:sz w:val="20"/>
          </w:rPr>
          <w:delText>CoreNLP</w:delText>
        </w:r>
      </w:del>
      <w:proofErr w:type="spellStart"/>
      <w:ins w:id="125" w:author="Kiri Wagstaff" w:date="2017-03-29T14:14:00Z">
        <w:r w:rsidR="00C37095">
          <w:rPr>
            <w:sz w:val="20"/>
          </w:rPr>
          <w:t>Finkel</w:t>
        </w:r>
        <w:proofErr w:type="spellEnd"/>
        <w:r w:rsidR="00C37095">
          <w:rPr>
            <w:sz w:val="20"/>
          </w:rPr>
          <w:t xml:space="preserve">, J. R. et al. (2005) </w:t>
        </w:r>
        <w:r w:rsidR="00C37095">
          <w:rPr>
            <w:i/>
            <w:sz w:val="20"/>
          </w:rPr>
          <w:t xml:space="preserve">ACL, </w:t>
        </w:r>
        <w:r w:rsidR="00C37095" w:rsidRPr="00934A78">
          <w:rPr>
            <w:sz w:val="20"/>
          </w:rPr>
          <w:t>363-370</w:t>
        </w:r>
      </w:ins>
      <w:r w:rsidR="001875F8">
        <w:rPr>
          <w:sz w:val="20"/>
        </w:rPr>
        <w:t>. [</w:t>
      </w:r>
      <w:ins w:id="126" w:author="Kiri Wagstaff" w:date="2017-03-29T12:30:00Z">
        <w:r w:rsidR="00C37095">
          <w:rPr>
            <w:sz w:val="20"/>
          </w:rPr>
          <w:t>4</w:t>
        </w:r>
      </w:ins>
      <w:del w:id="127" w:author="Kiri Wagstaff" w:date="2017-03-29T12:30:00Z">
        <w:r w:rsidR="001875F8" w:rsidDel="00A82637">
          <w:rPr>
            <w:sz w:val="20"/>
          </w:rPr>
          <w:delText>2</w:delText>
        </w:r>
      </w:del>
      <w:r w:rsidR="001875F8">
        <w:rPr>
          <w:sz w:val="20"/>
        </w:rPr>
        <w:t>] Giuliano</w:t>
      </w:r>
      <w:ins w:id="128" w:author="Kiri Wagstaff" w:date="2017-03-29T14:15:00Z">
        <w:r w:rsidR="0039599A">
          <w:rPr>
            <w:sz w:val="20"/>
          </w:rPr>
          <w:t>, C.</w:t>
        </w:r>
      </w:ins>
      <w:r w:rsidR="001875F8">
        <w:rPr>
          <w:sz w:val="20"/>
        </w:rPr>
        <w:t xml:space="preserve"> et al. (2006)</w:t>
      </w:r>
      <w:ins w:id="129" w:author="Kiri Wagstaff" w:date="2017-03-29T14:15:00Z">
        <w:r w:rsidR="0039599A">
          <w:rPr>
            <w:sz w:val="20"/>
          </w:rPr>
          <w:t xml:space="preserve"> </w:t>
        </w:r>
        <w:r w:rsidR="0039599A">
          <w:rPr>
            <w:i/>
            <w:sz w:val="20"/>
          </w:rPr>
          <w:t>EACL</w:t>
        </w:r>
      </w:ins>
      <w:r w:rsidR="001875F8">
        <w:rPr>
          <w:sz w:val="20"/>
        </w:rPr>
        <w:t xml:space="preserve">. </w:t>
      </w:r>
      <w:del w:id="130" w:author="Kiri Wagstaff" w:date="2017-03-29T12:31:00Z">
        <w:r w:rsidR="001875F8" w:rsidDel="00A82637">
          <w:rPr>
            <w:sz w:val="20"/>
          </w:rPr>
          <w:delText xml:space="preserve">[3] Wagstaff, K. L. et al. (2015) </w:delText>
        </w:r>
        <w:r w:rsidR="001875F8" w:rsidDel="00A82637">
          <w:rPr>
            <w:i/>
            <w:sz w:val="20"/>
          </w:rPr>
          <w:delText>AAAI Workshop on Knowledge Extraction from Text</w:delText>
        </w:r>
        <w:r w:rsidR="001875F8" w:rsidDel="00A82637">
          <w:rPr>
            <w:sz w:val="20"/>
          </w:rPr>
          <w:delText>.</w:delText>
        </w:r>
        <w:r w:rsidR="00FB428A" w:rsidDel="00A82637">
          <w:rPr>
            <w:sz w:val="20"/>
          </w:rPr>
          <w:delText xml:space="preserve"> [TBD]</w:delText>
        </w:r>
      </w:del>
    </w:p>
    <w:p w14:paraId="5DC443CB" w14:textId="01A09D81" w:rsidR="00E834C0" w:rsidRDefault="00E834C0">
      <w:pPr>
        <w:rPr>
          <w:sz w:val="20"/>
        </w:rPr>
      </w:pPr>
    </w:p>
    <w:sectPr w:rsidR="00E834C0">
      <w:type w:val="continuous"/>
      <w:pgSz w:w="12240" w:h="15840"/>
      <w:pgMar w:top="1440" w:right="1440" w:bottom="1440" w:left="1440" w:header="720" w:footer="720" w:gutter="0"/>
      <w:cols w:num="2" w:space="48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AB302" w14:textId="77777777" w:rsidR="00746B39" w:rsidRDefault="00746B39">
      <w:r>
        <w:separator/>
      </w:r>
    </w:p>
  </w:endnote>
  <w:endnote w:type="continuationSeparator" w:id="0">
    <w:p w14:paraId="0E155B86" w14:textId="77777777" w:rsidR="00746B39" w:rsidRDefault="00746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5A3A8" w14:textId="77777777" w:rsidR="006A128D" w:rsidRDefault="006A12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76303" w14:textId="77777777" w:rsidR="00746B39" w:rsidRDefault="00746B39">
      <w:r>
        <w:separator/>
      </w:r>
    </w:p>
  </w:footnote>
  <w:footnote w:type="continuationSeparator" w:id="0">
    <w:p w14:paraId="532803C2" w14:textId="77777777" w:rsidR="00746B39" w:rsidRDefault="00746B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83403" w14:textId="77777777" w:rsidR="006A128D" w:rsidRDefault="006A128D">
    <w:pPr>
      <w:pStyle w:val="Header"/>
      <w:jc w:val="center"/>
    </w:pPr>
    <w:r>
      <w:t>SHORT TITLE HERE:  A. B. Author and C. D. Author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DE032F"/>
    <w:multiLevelType w:val="hybridMultilevel"/>
    <w:tmpl w:val="B6E60932"/>
    <w:lvl w:ilvl="0" w:tplc="85E06D2C">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ri Wagstaff">
    <w15:presenceInfo w15:providerId="None" w15:userId="Kiri Wagst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intFractionalCharacterWidth/>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AB7"/>
    <w:rsid w:val="000773C3"/>
    <w:rsid w:val="000A159E"/>
    <w:rsid w:val="000A2499"/>
    <w:rsid w:val="000A2502"/>
    <w:rsid w:val="000D1584"/>
    <w:rsid w:val="001220C8"/>
    <w:rsid w:val="001875F8"/>
    <w:rsid w:val="00191207"/>
    <w:rsid w:val="001942F5"/>
    <w:rsid w:val="002021EE"/>
    <w:rsid w:val="00220009"/>
    <w:rsid w:val="00230FFE"/>
    <w:rsid w:val="00244606"/>
    <w:rsid w:val="002B0E61"/>
    <w:rsid w:val="002C6A3F"/>
    <w:rsid w:val="002D3571"/>
    <w:rsid w:val="00335F90"/>
    <w:rsid w:val="0039599A"/>
    <w:rsid w:val="003C6DEF"/>
    <w:rsid w:val="003E06B7"/>
    <w:rsid w:val="004005F0"/>
    <w:rsid w:val="004059CE"/>
    <w:rsid w:val="00434BDC"/>
    <w:rsid w:val="004D49D3"/>
    <w:rsid w:val="005757DB"/>
    <w:rsid w:val="006403BD"/>
    <w:rsid w:val="0064643D"/>
    <w:rsid w:val="00661A37"/>
    <w:rsid w:val="00672E93"/>
    <w:rsid w:val="00694048"/>
    <w:rsid w:val="006A071D"/>
    <w:rsid w:val="006A128D"/>
    <w:rsid w:val="006B3026"/>
    <w:rsid w:val="006B333F"/>
    <w:rsid w:val="007067F3"/>
    <w:rsid w:val="0072461F"/>
    <w:rsid w:val="00746B39"/>
    <w:rsid w:val="007D0A6B"/>
    <w:rsid w:val="00813CDC"/>
    <w:rsid w:val="00815C7C"/>
    <w:rsid w:val="00832D82"/>
    <w:rsid w:val="008B0396"/>
    <w:rsid w:val="008C4A12"/>
    <w:rsid w:val="00912CD7"/>
    <w:rsid w:val="00934A78"/>
    <w:rsid w:val="009608D1"/>
    <w:rsid w:val="009F056C"/>
    <w:rsid w:val="00A16592"/>
    <w:rsid w:val="00A82637"/>
    <w:rsid w:val="00B2623E"/>
    <w:rsid w:val="00B547FA"/>
    <w:rsid w:val="00B9179B"/>
    <w:rsid w:val="00BB4B57"/>
    <w:rsid w:val="00BC6D31"/>
    <w:rsid w:val="00BD768C"/>
    <w:rsid w:val="00C37095"/>
    <w:rsid w:val="00C6277B"/>
    <w:rsid w:val="00C84AB7"/>
    <w:rsid w:val="00D253BF"/>
    <w:rsid w:val="00D26DB2"/>
    <w:rsid w:val="00DB7198"/>
    <w:rsid w:val="00DE0C69"/>
    <w:rsid w:val="00E3629C"/>
    <w:rsid w:val="00E41B4E"/>
    <w:rsid w:val="00E834C0"/>
    <w:rsid w:val="00EE20F1"/>
    <w:rsid w:val="00EF3B02"/>
    <w:rsid w:val="00F31017"/>
    <w:rsid w:val="00F37840"/>
    <w:rsid w:val="00F57BD5"/>
    <w:rsid w:val="00F726C7"/>
    <w:rsid w:val="00FA258E"/>
    <w:rsid w:val="00FB428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F119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link w:val="BalloonTextChar"/>
    <w:rsid w:val="00F726C7"/>
    <w:rPr>
      <w:rFonts w:ascii="Tahoma" w:hAnsi="Tahoma" w:cs="Tahoma"/>
      <w:sz w:val="16"/>
      <w:szCs w:val="16"/>
    </w:rPr>
  </w:style>
  <w:style w:type="character" w:customStyle="1" w:styleId="BalloonTextChar">
    <w:name w:val="Balloon Text Char"/>
    <w:link w:val="BalloonText"/>
    <w:rsid w:val="00F726C7"/>
    <w:rPr>
      <w:rFonts w:ascii="Tahoma" w:hAnsi="Tahoma" w:cs="Tahoma"/>
      <w:sz w:val="16"/>
      <w:szCs w:val="16"/>
    </w:rPr>
  </w:style>
  <w:style w:type="paragraph" w:styleId="Caption">
    <w:name w:val="caption"/>
    <w:basedOn w:val="Normal"/>
    <w:next w:val="Normal"/>
    <w:unhideWhenUsed/>
    <w:qFormat/>
    <w:rsid w:val="00E834C0"/>
    <w:pPr>
      <w:spacing w:after="200"/>
    </w:pPr>
    <w:rPr>
      <w:i/>
      <w:iCs/>
      <w:color w:val="44546A" w:themeColor="text2"/>
      <w:szCs w:val="18"/>
    </w:rPr>
  </w:style>
  <w:style w:type="table" w:styleId="TableGrid">
    <w:name w:val="Table Grid"/>
    <w:basedOn w:val="TableNormal"/>
    <w:rsid w:val="009F05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C37095"/>
    <w:rPr>
      <w:color w:val="0563C1" w:themeColor="hyperlink"/>
      <w:u w:val="single"/>
    </w:rPr>
  </w:style>
  <w:style w:type="paragraph" w:styleId="Revision">
    <w:name w:val="Revision"/>
    <w:hidden/>
    <w:uiPriority w:val="99"/>
    <w:semiHidden/>
    <w:rsid w:val="006403BD"/>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947</Words>
  <Characters>5399</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template for two-page abstracts in Word 97 (PC)</vt:lpstr>
    </vt:vector>
  </TitlesOfParts>
  <Company>CASS</Company>
  <LinksUpToDate>false</LinksUpToDate>
  <CharactersWithSpaces>6334</CharactersWithSpaces>
  <SharedDoc>false</SharedDoc>
  <HLinks>
    <vt:vector size="6" baseType="variant">
      <vt:variant>
        <vt:i4>6291557</vt:i4>
      </vt:variant>
      <vt:variant>
        <vt:i4>3973</vt:i4>
      </vt:variant>
      <vt:variant>
        <vt:i4>1025</vt:i4>
      </vt:variant>
      <vt:variant>
        <vt:i4>1</vt:i4>
      </vt:variant>
      <vt:variant>
        <vt:lpwstr>system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two-page abstracts in Word 97 (PC)</dc:title>
  <dc:subject/>
  <dc:creator>LPI</dc:creator>
  <cp:keywords/>
  <cp:lastModifiedBy>Kiri Wagstaff</cp:lastModifiedBy>
  <cp:revision>3</cp:revision>
  <cp:lastPrinted>2017-03-29T21:32:00Z</cp:lastPrinted>
  <dcterms:created xsi:type="dcterms:W3CDTF">2017-03-29T21:32:00Z</dcterms:created>
  <dcterms:modified xsi:type="dcterms:W3CDTF">2017-03-29T21:34:00Z</dcterms:modified>
</cp:coreProperties>
</file>